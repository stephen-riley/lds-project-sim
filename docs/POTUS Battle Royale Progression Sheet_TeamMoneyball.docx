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75CEA" w14:textId="54F8E5DB" w:rsidR="009A5029" w:rsidRDefault="009A5029" w:rsidP="009A5029">
      <w:pPr>
        <w:spacing w:after="0" w:line="240" w:lineRule="auto"/>
        <w:jc w:val="center"/>
        <w:rPr>
          <w:b/>
          <w:u w:val="single"/>
        </w:rPr>
      </w:pPr>
      <w:r w:rsidRPr="009A5029">
        <w:rPr>
          <w:b/>
          <w:u w:val="single"/>
        </w:rPr>
        <w:t>Presidential Battle Royale Score Sheet</w:t>
      </w:r>
    </w:p>
    <w:p w14:paraId="08C47379" w14:textId="77777777" w:rsidR="009A5029" w:rsidRDefault="009A5029" w:rsidP="00C83839">
      <w:pPr>
        <w:spacing w:after="0" w:line="240" w:lineRule="auto"/>
        <w:rPr>
          <w:b/>
          <w:u w:val="single"/>
        </w:rPr>
      </w:pPr>
    </w:p>
    <w:p w14:paraId="738EA32C" w14:textId="1069BB9B" w:rsidR="007D2CFD" w:rsidRDefault="00A179B9" w:rsidP="00C83839">
      <w:pPr>
        <w:spacing w:after="0" w:line="240" w:lineRule="auto"/>
      </w:pPr>
      <w:r w:rsidRPr="0066759E">
        <w:rPr>
          <w:b/>
          <w:u w:val="single"/>
        </w:rPr>
        <w:t>Round 1 Instructions</w:t>
      </w:r>
      <w:r>
        <w:t xml:space="preserve">: </w:t>
      </w:r>
      <w:r w:rsidR="009F31BB">
        <w:t xml:space="preserve"> </w:t>
      </w:r>
      <w:r w:rsidR="0007250A">
        <w:t xml:space="preserve">45 Presidents remain.  </w:t>
      </w:r>
      <w:r w:rsidR="00C83839">
        <w:t xml:space="preserve">For round </w:t>
      </w:r>
      <w:r>
        <w:t>1, identify</w:t>
      </w:r>
      <w:r w:rsidR="00C83839">
        <w:t xml:space="preserve"> </w:t>
      </w:r>
      <w:r>
        <w:t>21</w:t>
      </w:r>
      <w:r w:rsidR="00C83839">
        <w:t xml:space="preserve"> presidents </w:t>
      </w:r>
      <w:r w:rsidR="0066759E">
        <w:t xml:space="preserve">who get </w:t>
      </w:r>
      <w:r w:rsidR="00C83839" w:rsidRPr="0007250A">
        <w:rPr>
          <w:b/>
          <w:i/>
          <w:u w:val="single"/>
        </w:rPr>
        <w:t>eliminated</w:t>
      </w:r>
      <w:r w:rsidR="00C83839">
        <w:t xml:space="preserve">.  You must provide a rationale for the president’s elimination.  </w:t>
      </w:r>
      <w:r w:rsidR="0007250A" w:rsidRPr="0007250A">
        <w:t xml:space="preserve">3 Points </w:t>
      </w:r>
      <w:r w:rsidR="0007250A">
        <w:t xml:space="preserve">are awarded </w:t>
      </w:r>
      <w:r w:rsidR="0007250A" w:rsidRPr="0007250A">
        <w:t xml:space="preserve">for every president successfully </w:t>
      </w:r>
      <w:r w:rsidR="0007250A" w:rsidRPr="00B852B5">
        <w:rPr>
          <w:b/>
          <w:i/>
          <w:u w:val="single"/>
        </w:rPr>
        <w:t>eliminated</w:t>
      </w:r>
      <w:r w:rsidR="0007250A">
        <w:t>.</w:t>
      </w:r>
    </w:p>
    <w:p w14:paraId="434EDD29" w14:textId="43873C0B" w:rsidR="00D17207" w:rsidRDefault="00D17207" w:rsidP="00C83839">
      <w:pPr>
        <w:spacing w:after="0" w:line="240" w:lineRule="auto"/>
      </w:pPr>
    </w:p>
    <w:p w14:paraId="36175D25" w14:textId="4C0CA06C" w:rsidR="00D17207" w:rsidRDefault="00D17207" w:rsidP="00C83839">
      <w:pPr>
        <w:spacing w:after="0" w:line="240" w:lineRule="auto"/>
      </w:pPr>
      <w:r>
        <w:t xml:space="preserve">TEAM 56: MONEYBALL TEAM. See attached spreadsheets and </w:t>
      </w:r>
      <w:proofErr w:type="spellStart"/>
      <w:r>
        <w:t>powerpoint</w:t>
      </w:r>
      <w:proofErr w:type="spellEnd"/>
      <w:r>
        <w:t xml:space="preserve"> to explain methodology.</w:t>
      </w:r>
    </w:p>
    <w:p w14:paraId="4216D45B" w14:textId="77777777" w:rsidR="009F31BB" w:rsidRDefault="009F31BB" w:rsidP="00ED77B8">
      <w:pPr>
        <w:spacing w:after="0" w:line="240" w:lineRule="auto"/>
      </w:pPr>
    </w:p>
    <w:tbl>
      <w:tblPr>
        <w:tblStyle w:val="TableGrid"/>
        <w:tblW w:w="5000" w:type="pct"/>
        <w:tblLook w:val="04A0" w:firstRow="1" w:lastRow="0" w:firstColumn="1" w:lastColumn="0" w:noHBand="0" w:noVBand="1"/>
      </w:tblPr>
      <w:tblGrid>
        <w:gridCol w:w="1344"/>
        <w:gridCol w:w="6992"/>
        <w:gridCol w:w="1116"/>
        <w:gridCol w:w="1338"/>
      </w:tblGrid>
      <w:tr w:rsidR="0007250A" w14:paraId="5488D933" w14:textId="77777777" w:rsidTr="00A868F4">
        <w:trPr>
          <w:trHeight w:val="288"/>
        </w:trPr>
        <w:tc>
          <w:tcPr>
            <w:tcW w:w="623" w:type="pct"/>
            <w:shd w:val="clear" w:color="auto" w:fill="BFBFBF" w:themeFill="background1" w:themeFillShade="BF"/>
          </w:tcPr>
          <w:p w14:paraId="00DD8D31" w14:textId="77777777" w:rsidR="0007250A" w:rsidRPr="0007250A" w:rsidRDefault="0007250A" w:rsidP="0007250A">
            <w:pPr>
              <w:jc w:val="center"/>
              <w:rPr>
                <w:b/>
              </w:rPr>
            </w:pPr>
            <w:r w:rsidRPr="0007250A">
              <w:rPr>
                <w:b/>
              </w:rPr>
              <w:t>President</w:t>
            </w:r>
          </w:p>
        </w:tc>
        <w:tc>
          <w:tcPr>
            <w:tcW w:w="3240" w:type="pct"/>
            <w:shd w:val="clear" w:color="auto" w:fill="BFBFBF" w:themeFill="background1" w:themeFillShade="BF"/>
          </w:tcPr>
          <w:p w14:paraId="4E7E3404" w14:textId="77777777" w:rsidR="0007250A" w:rsidRPr="0007250A" w:rsidRDefault="0007250A" w:rsidP="0007250A">
            <w:pPr>
              <w:jc w:val="center"/>
              <w:rPr>
                <w:b/>
              </w:rPr>
            </w:pPr>
            <w:r w:rsidRPr="0007250A">
              <w:rPr>
                <w:b/>
              </w:rPr>
              <w:t>Rationale for Elimination</w:t>
            </w:r>
          </w:p>
        </w:tc>
        <w:tc>
          <w:tcPr>
            <w:tcW w:w="517" w:type="pct"/>
            <w:shd w:val="clear" w:color="auto" w:fill="BFBFBF" w:themeFill="background1" w:themeFillShade="BF"/>
          </w:tcPr>
          <w:p w14:paraId="5A9E6587" w14:textId="77777777" w:rsidR="0007250A" w:rsidRPr="0007250A" w:rsidRDefault="0007250A" w:rsidP="0007250A">
            <w:pPr>
              <w:jc w:val="center"/>
              <w:rPr>
                <w:b/>
              </w:rPr>
            </w:pPr>
            <w:r w:rsidRPr="0007250A">
              <w:rPr>
                <w:b/>
              </w:rPr>
              <w:t>Correct</w:t>
            </w:r>
          </w:p>
        </w:tc>
        <w:tc>
          <w:tcPr>
            <w:tcW w:w="620" w:type="pct"/>
            <w:shd w:val="clear" w:color="auto" w:fill="BFBFBF" w:themeFill="background1" w:themeFillShade="BF"/>
          </w:tcPr>
          <w:p w14:paraId="09A9DCD0" w14:textId="77777777" w:rsidR="0007250A" w:rsidRPr="0007250A" w:rsidRDefault="0007250A" w:rsidP="0007250A">
            <w:pPr>
              <w:jc w:val="center"/>
              <w:rPr>
                <w:b/>
              </w:rPr>
            </w:pPr>
            <w:r w:rsidRPr="0007250A">
              <w:rPr>
                <w:b/>
              </w:rPr>
              <w:t>Points</w:t>
            </w:r>
          </w:p>
        </w:tc>
      </w:tr>
      <w:tr w:rsidR="00A868F4" w14:paraId="1366AA95" w14:textId="77777777" w:rsidTr="00A868F4">
        <w:trPr>
          <w:trHeight w:val="288"/>
        </w:trPr>
        <w:tc>
          <w:tcPr>
            <w:tcW w:w="623" w:type="pct"/>
          </w:tcPr>
          <w:p w14:paraId="210157DD" w14:textId="0B5FBB1F" w:rsidR="00A868F4" w:rsidRDefault="00A868F4" w:rsidP="00A868F4">
            <w:r>
              <w:rPr>
                <w:highlight w:val="yellow"/>
              </w:rPr>
              <w:t>Taft</w:t>
            </w:r>
          </w:p>
        </w:tc>
        <w:tc>
          <w:tcPr>
            <w:tcW w:w="3240" w:type="pct"/>
          </w:tcPr>
          <w:p w14:paraId="25AD5917" w14:textId="77777777" w:rsidR="00A868F4" w:rsidRPr="00C116D1" w:rsidRDefault="00A868F4" w:rsidP="00A868F4">
            <w:pPr>
              <w:pStyle w:val="ListParagraph"/>
              <w:numPr>
                <w:ilvl w:val="0"/>
                <w:numId w:val="5"/>
              </w:numPr>
              <w:ind w:left="150" w:hanging="180"/>
            </w:pPr>
            <w:r w:rsidRPr="00C116D1">
              <w:t xml:space="preserve">Poor </w:t>
            </w:r>
            <w:r>
              <w:t>self-awareness (SA), poor self-management (SM)</w:t>
            </w:r>
            <w:r w:rsidRPr="00C116D1">
              <w:t xml:space="preserve">, low decision-making </w:t>
            </w:r>
            <w:r>
              <w:t xml:space="preserve">(DM) </w:t>
            </w:r>
            <w:r w:rsidRPr="00C116D1">
              <w:t xml:space="preserve">scores,  </w:t>
            </w:r>
            <w:r>
              <w:t xml:space="preserve">and </w:t>
            </w:r>
            <w:r w:rsidRPr="00C116D1">
              <w:t xml:space="preserve">limited social awareness </w:t>
            </w:r>
            <w:r>
              <w:t xml:space="preserve">(SO) </w:t>
            </w:r>
            <w:r w:rsidRPr="00C116D1">
              <w:t>means he doesn’t understand he’s easy pr</w:t>
            </w:r>
            <w:r>
              <w:t>e</w:t>
            </w:r>
            <w:r w:rsidRPr="00C116D1">
              <w:t xml:space="preserve">y at his size.  </w:t>
            </w:r>
          </w:p>
          <w:p w14:paraId="551DB429" w14:textId="77777777" w:rsidR="001B7292" w:rsidRDefault="00A868F4" w:rsidP="00A868F4">
            <w:pPr>
              <w:pStyle w:val="ListParagraph"/>
              <w:numPr>
                <w:ilvl w:val="0"/>
                <w:numId w:val="5"/>
              </w:numPr>
              <w:ind w:left="150" w:hanging="180"/>
            </w:pPr>
            <w:r>
              <w:t xml:space="preserve">Due to being overweight, he’ll present an easy target, lacks stamina to last the first round, and has no military experience. </w:t>
            </w:r>
          </w:p>
          <w:p w14:paraId="4B94870F" w14:textId="2C6A64AC" w:rsidR="00A868F4" w:rsidRDefault="00A868F4" w:rsidP="00A868F4">
            <w:pPr>
              <w:pStyle w:val="ListParagraph"/>
              <w:numPr>
                <w:ilvl w:val="0"/>
                <w:numId w:val="5"/>
              </w:numPr>
              <w:ind w:left="150" w:hanging="180"/>
            </w:pPr>
            <w:r>
              <w:t xml:space="preserve">Being a big target means no one will want him as an ally. Can’t be counted on to protect </w:t>
            </w:r>
            <w:r w:rsidR="001B7292">
              <w:t>any</w:t>
            </w:r>
            <w:r>
              <w:t xml:space="preserve"> alliance.   </w:t>
            </w:r>
          </w:p>
        </w:tc>
        <w:tc>
          <w:tcPr>
            <w:tcW w:w="517" w:type="pct"/>
          </w:tcPr>
          <w:p w14:paraId="1C0E391F" w14:textId="4068384D" w:rsidR="00A868F4" w:rsidRDefault="00A868F4" w:rsidP="00020B9A">
            <w:pPr>
              <w:jc w:val="center"/>
            </w:pPr>
            <w:r>
              <w:t>Yes</w:t>
            </w:r>
          </w:p>
        </w:tc>
        <w:tc>
          <w:tcPr>
            <w:tcW w:w="620" w:type="pct"/>
          </w:tcPr>
          <w:p w14:paraId="68B2189A" w14:textId="7944BA9C" w:rsidR="00A868F4" w:rsidRDefault="00A868F4" w:rsidP="00020B9A">
            <w:pPr>
              <w:jc w:val="center"/>
            </w:pPr>
            <w:r>
              <w:t>0</w:t>
            </w:r>
          </w:p>
        </w:tc>
      </w:tr>
      <w:tr w:rsidR="00A868F4" w14:paraId="0651C61A" w14:textId="77777777" w:rsidTr="00A868F4">
        <w:trPr>
          <w:trHeight w:val="288"/>
        </w:trPr>
        <w:tc>
          <w:tcPr>
            <w:tcW w:w="623" w:type="pct"/>
          </w:tcPr>
          <w:p w14:paraId="64AAD96A" w14:textId="2DA2BF4B" w:rsidR="00A868F4" w:rsidRDefault="00A868F4" w:rsidP="00A868F4">
            <w:r>
              <w:rPr>
                <w:highlight w:val="yellow"/>
              </w:rPr>
              <w:t>Wilson</w:t>
            </w:r>
          </w:p>
        </w:tc>
        <w:tc>
          <w:tcPr>
            <w:tcW w:w="3240" w:type="pct"/>
          </w:tcPr>
          <w:p w14:paraId="7F90177E" w14:textId="77777777" w:rsidR="00A868F4" w:rsidRDefault="00A868F4" w:rsidP="00A868F4">
            <w:pPr>
              <w:pStyle w:val="ListParagraph"/>
              <w:numPr>
                <w:ilvl w:val="0"/>
                <w:numId w:val="5"/>
              </w:numPr>
              <w:ind w:left="150" w:hanging="150"/>
            </w:pPr>
            <w:r>
              <w:t xml:space="preserve">Poor SA and social awareness (SO) combine with low DM score and low physical robustness leads to an early exit.  </w:t>
            </w:r>
          </w:p>
          <w:p w14:paraId="55E23FD2" w14:textId="77777777" w:rsidR="00A868F4" w:rsidRDefault="00A868F4" w:rsidP="00A868F4">
            <w:pPr>
              <w:pStyle w:val="ListParagraph"/>
              <w:numPr>
                <w:ilvl w:val="0"/>
                <w:numId w:val="5"/>
              </w:numPr>
              <w:ind w:left="150" w:hanging="150"/>
            </w:pPr>
            <w:r>
              <w:t>He’s a starry-eyed intellectual amidst mayhem with no military experience.</w:t>
            </w:r>
          </w:p>
          <w:p w14:paraId="63B74FA7" w14:textId="77777777" w:rsidR="00A868F4" w:rsidRDefault="00A868F4" w:rsidP="00A868F4">
            <w:pPr>
              <w:pStyle w:val="ListParagraph"/>
              <w:numPr>
                <w:ilvl w:val="0"/>
                <w:numId w:val="5"/>
              </w:numPr>
              <w:ind w:left="150" w:hanging="150"/>
            </w:pPr>
            <w:r>
              <w:t xml:space="preserve">Out of his element completely; can’t read and interpret the external environment.  </w:t>
            </w:r>
          </w:p>
          <w:p w14:paraId="0A7796E2" w14:textId="25B835F6" w:rsidR="00A868F4" w:rsidRDefault="00A868F4" w:rsidP="00A868F4">
            <w:pPr>
              <w:pStyle w:val="ListParagraph"/>
              <w:numPr>
                <w:ilvl w:val="0"/>
                <w:numId w:val="5"/>
              </w:numPr>
              <w:ind w:left="150" w:hanging="150"/>
            </w:pPr>
            <w:r>
              <w:t xml:space="preserve">Vastly degraded </w:t>
            </w:r>
            <w:r w:rsidRPr="008120B9">
              <w:t>conceptual</w:t>
            </w:r>
            <w:r>
              <w:t xml:space="preserve"> </w:t>
            </w:r>
            <w:r w:rsidR="00696CBA" w:rsidRPr="008120B9">
              <w:t>competence</w:t>
            </w:r>
            <w:r w:rsidR="00696CBA">
              <w:t>, cognitive</w:t>
            </w:r>
            <w:r>
              <w:t xml:space="preserve"> capacity</w:t>
            </w:r>
            <w:r w:rsidR="00696CBA">
              <w:t xml:space="preserve">, </w:t>
            </w:r>
            <w:r>
              <w:t xml:space="preserve">and DM due to stroke.  </w:t>
            </w:r>
          </w:p>
          <w:p w14:paraId="28E40E15" w14:textId="77777777" w:rsidR="00A868F4" w:rsidRDefault="00A868F4" w:rsidP="00A868F4">
            <w:pPr>
              <w:pStyle w:val="ListParagraph"/>
              <w:numPr>
                <w:ilvl w:val="0"/>
                <w:numId w:val="5"/>
              </w:numPr>
              <w:ind w:left="150" w:hanging="180"/>
            </w:pPr>
            <w:r>
              <w:t xml:space="preserve">Won’t have his wife with him to help…she completed his term after a stroke. </w:t>
            </w:r>
          </w:p>
          <w:p w14:paraId="096395B2" w14:textId="4FFCF506" w:rsidR="00A868F4" w:rsidRDefault="00A868F4" w:rsidP="00A868F4">
            <w:r>
              <w:t>Credited with bad decisions after WWI that produced WW2.</w:t>
            </w:r>
          </w:p>
        </w:tc>
        <w:tc>
          <w:tcPr>
            <w:tcW w:w="517" w:type="pct"/>
          </w:tcPr>
          <w:p w14:paraId="4C728D81" w14:textId="4A841B7A" w:rsidR="00A868F4" w:rsidRDefault="00A868F4" w:rsidP="00020B9A">
            <w:pPr>
              <w:jc w:val="center"/>
            </w:pPr>
            <w:r>
              <w:t>Yes</w:t>
            </w:r>
          </w:p>
        </w:tc>
        <w:tc>
          <w:tcPr>
            <w:tcW w:w="620" w:type="pct"/>
          </w:tcPr>
          <w:p w14:paraId="61AB5E69" w14:textId="491EFEA5" w:rsidR="00A868F4" w:rsidRDefault="00A868F4" w:rsidP="00020B9A">
            <w:pPr>
              <w:jc w:val="center"/>
            </w:pPr>
            <w:r>
              <w:t>0</w:t>
            </w:r>
          </w:p>
        </w:tc>
      </w:tr>
      <w:tr w:rsidR="00A868F4" w14:paraId="75D46580" w14:textId="77777777" w:rsidTr="00A868F4">
        <w:trPr>
          <w:trHeight w:val="288"/>
        </w:trPr>
        <w:tc>
          <w:tcPr>
            <w:tcW w:w="623" w:type="pct"/>
          </w:tcPr>
          <w:p w14:paraId="02AEE29A" w14:textId="01CF7C8D" w:rsidR="00A868F4" w:rsidRDefault="00A868F4" w:rsidP="00A868F4">
            <w:r>
              <w:rPr>
                <w:highlight w:val="yellow"/>
              </w:rPr>
              <w:t>Adams the Elder</w:t>
            </w:r>
          </w:p>
        </w:tc>
        <w:tc>
          <w:tcPr>
            <w:tcW w:w="3240" w:type="pct"/>
          </w:tcPr>
          <w:p w14:paraId="18D4366C" w14:textId="77777777" w:rsidR="00A868F4" w:rsidRDefault="00A868F4" w:rsidP="00A868F4">
            <w:pPr>
              <w:pStyle w:val="ListParagraph"/>
              <w:numPr>
                <w:ilvl w:val="0"/>
                <w:numId w:val="6"/>
              </w:numPr>
              <w:ind w:left="150" w:hanging="150"/>
            </w:pPr>
            <w:r>
              <w:t xml:space="preserve">Low EQ scores across the board, low cognitive competency, lacks military experience and won’t be able to read the external environment.  Low in all three Strategic Leadership competencies.  </w:t>
            </w:r>
          </w:p>
          <w:p w14:paraId="20388C67" w14:textId="77777777" w:rsidR="00A868F4" w:rsidRDefault="00A868F4" w:rsidP="00A868F4">
            <w:pPr>
              <w:pStyle w:val="ListParagraph"/>
              <w:numPr>
                <w:ilvl w:val="0"/>
                <w:numId w:val="6"/>
              </w:numPr>
              <w:ind w:left="150" w:hanging="150"/>
            </w:pPr>
            <w:r>
              <w:t xml:space="preserve">Complexity of the situation will confound him making him reactive and leading to low-quality decision making.  </w:t>
            </w:r>
          </w:p>
          <w:p w14:paraId="6D3F91CB" w14:textId="77777777" w:rsidR="001B7292" w:rsidRDefault="00A868F4" w:rsidP="00A868F4">
            <w:pPr>
              <w:pStyle w:val="ListParagraph"/>
              <w:numPr>
                <w:ilvl w:val="0"/>
                <w:numId w:val="6"/>
              </w:numPr>
              <w:ind w:left="150" w:hanging="150"/>
            </w:pPr>
            <w:r>
              <w:t>Would form an alliance with the founding fathers and Adams the Younger, but would most likely expose himself to danger to protect “Younger”</w:t>
            </w:r>
          </w:p>
          <w:p w14:paraId="0A37DDE7" w14:textId="6DB253A3" w:rsidR="00A868F4" w:rsidRDefault="00A868F4" w:rsidP="00A868F4">
            <w:pPr>
              <w:pStyle w:val="ListParagraph"/>
              <w:numPr>
                <w:ilvl w:val="0"/>
                <w:numId w:val="6"/>
              </w:numPr>
              <w:ind w:left="150" w:hanging="150"/>
            </w:pPr>
            <w:r>
              <w:t xml:space="preserve">Easiest of the targets among the Founding Father coalition.  </w:t>
            </w:r>
          </w:p>
        </w:tc>
        <w:tc>
          <w:tcPr>
            <w:tcW w:w="517" w:type="pct"/>
          </w:tcPr>
          <w:p w14:paraId="1C48A3FD" w14:textId="71D3165C" w:rsidR="00A868F4" w:rsidRDefault="00A868F4" w:rsidP="00020B9A">
            <w:pPr>
              <w:jc w:val="center"/>
            </w:pPr>
            <w:r>
              <w:t>Yes</w:t>
            </w:r>
          </w:p>
        </w:tc>
        <w:tc>
          <w:tcPr>
            <w:tcW w:w="620" w:type="pct"/>
          </w:tcPr>
          <w:p w14:paraId="29C7ECCE" w14:textId="4A0DB890" w:rsidR="00A868F4" w:rsidRDefault="00A868F4" w:rsidP="00020B9A">
            <w:pPr>
              <w:jc w:val="center"/>
            </w:pPr>
            <w:r>
              <w:t>0</w:t>
            </w:r>
          </w:p>
        </w:tc>
      </w:tr>
      <w:tr w:rsidR="00A868F4" w14:paraId="1E59AA9B" w14:textId="77777777" w:rsidTr="00A868F4">
        <w:trPr>
          <w:trHeight w:val="288"/>
        </w:trPr>
        <w:tc>
          <w:tcPr>
            <w:tcW w:w="623" w:type="pct"/>
          </w:tcPr>
          <w:p w14:paraId="7046CCB5" w14:textId="3601DAD9" w:rsidR="00A868F4" w:rsidRDefault="00A868F4" w:rsidP="00A868F4">
            <w:r>
              <w:rPr>
                <w:highlight w:val="yellow"/>
              </w:rPr>
              <w:t>Johnson (LBJ)</w:t>
            </w:r>
          </w:p>
        </w:tc>
        <w:tc>
          <w:tcPr>
            <w:tcW w:w="3240" w:type="pct"/>
          </w:tcPr>
          <w:p w14:paraId="211E921E" w14:textId="77777777" w:rsidR="00A868F4" w:rsidRDefault="00A868F4" w:rsidP="00A868F4">
            <w:pPr>
              <w:pStyle w:val="ListParagraph"/>
              <w:numPr>
                <w:ilvl w:val="0"/>
                <w:numId w:val="6"/>
              </w:numPr>
              <w:ind w:left="150" w:hanging="150"/>
            </w:pPr>
            <w:r>
              <w:t xml:space="preserve">A lack of SA and SM means his bombastic nature  and outsized ego draws attention to himself. Imposing physically; will make him a target. </w:t>
            </w:r>
          </w:p>
          <w:p w14:paraId="2CD84658" w14:textId="77777777" w:rsidR="00A868F4" w:rsidRDefault="00A868F4" w:rsidP="00A868F4">
            <w:pPr>
              <w:pStyle w:val="ListParagraph"/>
              <w:numPr>
                <w:ilvl w:val="0"/>
                <w:numId w:val="6"/>
              </w:numPr>
              <w:ind w:left="150" w:hanging="150"/>
            </w:pPr>
            <w:r>
              <w:t>Low DM score and low EQ scores will ensure he fights alone.  Will know he’s been abandoned by others and create a big stink about it. Loses ability to influence (bully) others without protection of the office.</w:t>
            </w:r>
          </w:p>
          <w:p w14:paraId="000F5DBD" w14:textId="77777777" w:rsidR="00A868F4" w:rsidRDefault="00A868F4" w:rsidP="00A868F4">
            <w:pPr>
              <w:pStyle w:val="ListParagraph"/>
              <w:numPr>
                <w:ilvl w:val="0"/>
                <w:numId w:val="6"/>
              </w:numPr>
              <w:ind w:left="150" w:hanging="150"/>
            </w:pPr>
            <w:r>
              <w:t xml:space="preserve">Not well liked by his contemporaries; no one will want to be in a coalition or alliance with him.  </w:t>
            </w:r>
          </w:p>
          <w:p w14:paraId="2AAD289E" w14:textId="77777777" w:rsidR="00A868F4" w:rsidRDefault="00A868F4" w:rsidP="00A868F4">
            <w:pPr>
              <w:pStyle w:val="ListParagraph"/>
              <w:numPr>
                <w:ilvl w:val="0"/>
                <w:numId w:val="6"/>
              </w:numPr>
              <w:ind w:left="150" w:hanging="150"/>
            </w:pPr>
            <w:r>
              <w:t>Proven record of low-quality decision making in military settings (See Viet Nam)</w:t>
            </w:r>
          </w:p>
          <w:p w14:paraId="67281EE2" w14:textId="2B53032A" w:rsidR="00A868F4" w:rsidRDefault="00A868F4" w:rsidP="00A868F4">
            <w:pPr>
              <w:pStyle w:val="ListParagraph"/>
              <w:numPr>
                <w:ilvl w:val="0"/>
                <w:numId w:val="6"/>
              </w:numPr>
              <w:ind w:left="150" w:hanging="150"/>
            </w:pPr>
            <w:r>
              <w:t>Has many political rivals lying in wait for him due to past enmities from prior political machinations. Like Trump and Nixon, someone(s) would want to be the one to make him go away.</w:t>
            </w:r>
          </w:p>
        </w:tc>
        <w:tc>
          <w:tcPr>
            <w:tcW w:w="517" w:type="pct"/>
          </w:tcPr>
          <w:p w14:paraId="0935A9EF" w14:textId="0E6E6AAD" w:rsidR="00A868F4" w:rsidRDefault="00A868F4" w:rsidP="00020B9A">
            <w:pPr>
              <w:jc w:val="center"/>
            </w:pPr>
            <w:r>
              <w:t>Yes</w:t>
            </w:r>
          </w:p>
        </w:tc>
        <w:tc>
          <w:tcPr>
            <w:tcW w:w="620" w:type="pct"/>
          </w:tcPr>
          <w:p w14:paraId="6AC4E387" w14:textId="3CFF2DA3" w:rsidR="00A868F4" w:rsidRDefault="00A868F4" w:rsidP="00020B9A">
            <w:pPr>
              <w:jc w:val="center"/>
            </w:pPr>
            <w:r>
              <w:t>0</w:t>
            </w:r>
          </w:p>
        </w:tc>
      </w:tr>
      <w:tr w:rsidR="00020B9A" w14:paraId="29006C64" w14:textId="77777777" w:rsidTr="00A868F4">
        <w:trPr>
          <w:trHeight w:val="288"/>
        </w:trPr>
        <w:tc>
          <w:tcPr>
            <w:tcW w:w="623" w:type="pct"/>
          </w:tcPr>
          <w:p w14:paraId="70F2B9D2" w14:textId="6322CE6A" w:rsidR="00020B9A" w:rsidRDefault="00020B9A" w:rsidP="00020B9A">
            <w:r>
              <w:rPr>
                <w:highlight w:val="yellow"/>
              </w:rPr>
              <w:t>Clinton</w:t>
            </w:r>
          </w:p>
        </w:tc>
        <w:tc>
          <w:tcPr>
            <w:tcW w:w="3240" w:type="pct"/>
          </w:tcPr>
          <w:p w14:paraId="4955914C" w14:textId="77777777" w:rsidR="00020B9A" w:rsidRDefault="00020B9A" w:rsidP="00020B9A">
            <w:pPr>
              <w:pStyle w:val="ListParagraph"/>
              <w:numPr>
                <w:ilvl w:val="0"/>
                <w:numId w:val="6"/>
              </w:numPr>
              <w:ind w:left="150" w:hanging="150"/>
            </w:pPr>
            <w:r>
              <w:t xml:space="preserve">Another imposing physical figure done in by poor DM  and SM scores. Size alone makes him a target.  </w:t>
            </w:r>
          </w:p>
          <w:p w14:paraId="7CD5B8F2" w14:textId="77777777" w:rsidR="00020B9A" w:rsidRDefault="00020B9A" w:rsidP="00020B9A">
            <w:pPr>
              <w:pStyle w:val="ListParagraph"/>
              <w:numPr>
                <w:ilvl w:val="0"/>
                <w:numId w:val="6"/>
              </w:numPr>
              <w:ind w:left="150" w:hanging="150"/>
            </w:pPr>
            <w:r>
              <w:t xml:space="preserve">Although he has high social awareness, his hedonistic character failings combine with poor self-control and inability to self-regulate cause him to engage in activities he shouldn’t, leading to his demise.  </w:t>
            </w:r>
          </w:p>
          <w:p w14:paraId="2ACFB25D" w14:textId="4CB5FDC8" w:rsidR="00020B9A" w:rsidRDefault="00020B9A" w:rsidP="00020B9A">
            <w:pPr>
              <w:pStyle w:val="ListParagraph"/>
              <w:numPr>
                <w:ilvl w:val="0"/>
                <w:numId w:val="6"/>
              </w:numPr>
              <w:ind w:left="150" w:hanging="150"/>
            </w:pPr>
            <w:r>
              <w:lastRenderedPageBreak/>
              <w:t>Has no military experience and a demonstrated inability to accurately scan the external environment; leads to martial miscalculations (See Somalia).</w:t>
            </w:r>
          </w:p>
        </w:tc>
        <w:tc>
          <w:tcPr>
            <w:tcW w:w="517" w:type="pct"/>
          </w:tcPr>
          <w:p w14:paraId="7CFA6409" w14:textId="48380BE8" w:rsidR="00020B9A" w:rsidRDefault="00020B9A" w:rsidP="00020B9A">
            <w:pPr>
              <w:jc w:val="center"/>
            </w:pPr>
            <w:r>
              <w:lastRenderedPageBreak/>
              <w:t>Yes</w:t>
            </w:r>
          </w:p>
        </w:tc>
        <w:tc>
          <w:tcPr>
            <w:tcW w:w="620" w:type="pct"/>
          </w:tcPr>
          <w:p w14:paraId="2CDCADB3" w14:textId="292D981A" w:rsidR="00020B9A" w:rsidRDefault="00020B9A" w:rsidP="00020B9A">
            <w:pPr>
              <w:jc w:val="center"/>
            </w:pPr>
            <w:r>
              <w:t>0</w:t>
            </w:r>
          </w:p>
        </w:tc>
      </w:tr>
      <w:tr w:rsidR="00020B9A" w14:paraId="57CB658A" w14:textId="77777777" w:rsidTr="00A868F4">
        <w:trPr>
          <w:trHeight w:val="288"/>
        </w:trPr>
        <w:tc>
          <w:tcPr>
            <w:tcW w:w="623" w:type="pct"/>
          </w:tcPr>
          <w:p w14:paraId="166B4690" w14:textId="7B8F8A73" w:rsidR="00020B9A" w:rsidRDefault="00020B9A" w:rsidP="00020B9A">
            <w:r>
              <w:rPr>
                <w:highlight w:val="yellow"/>
              </w:rPr>
              <w:t>Kennedy</w:t>
            </w:r>
          </w:p>
        </w:tc>
        <w:tc>
          <w:tcPr>
            <w:tcW w:w="3240" w:type="pct"/>
          </w:tcPr>
          <w:p w14:paraId="4CBF61E0" w14:textId="77777777" w:rsidR="00020B9A" w:rsidRDefault="00020B9A" w:rsidP="00020B9A">
            <w:pPr>
              <w:pStyle w:val="ListParagraph"/>
              <w:numPr>
                <w:ilvl w:val="0"/>
                <w:numId w:val="6"/>
              </w:numPr>
              <w:ind w:left="150" w:hanging="150"/>
            </w:pPr>
            <w:r>
              <w:t xml:space="preserve">Will be seen by others as tall, athletic, and youthful; which will make him a target. </w:t>
            </w:r>
          </w:p>
          <w:p w14:paraId="651AB134" w14:textId="77777777" w:rsidR="00020B9A" w:rsidRDefault="00020B9A" w:rsidP="00020B9A">
            <w:pPr>
              <w:pStyle w:val="ListParagraph"/>
              <w:numPr>
                <w:ilvl w:val="0"/>
                <w:numId w:val="6"/>
              </w:numPr>
              <w:ind w:left="150" w:hanging="150"/>
            </w:pPr>
            <w:r>
              <w:t xml:space="preserve">Looks the part as being someone who could win.  Many will assess him as posing a future threat and come for him.  </w:t>
            </w:r>
          </w:p>
          <w:p w14:paraId="4C0D0822" w14:textId="77777777" w:rsidR="00020B9A" w:rsidRDefault="00020B9A" w:rsidP="00020B9A">
            <w:pPr>
              <w:pStyle w:val="ListParagraph"/>
              <w:numPr>
                <w:ilvl w:val="0"/>
                <w:numId w:val="6"/>
              </w:numPr>
              <w:ind w:left="150" w:hanging="150"/>
            </w:pPr>
            <w:r>
              <w:t>Low EQ/SM score (1.7) and low Decision Making (3.3) also impact his survivability.</w:t>
            </w:r>
          </w:p>
          <w:p w14:paraId="42AE5043" w14:textId="77777777" w:rsidR="00020B9A" w:rsidRDefault="00020B9A" w:rsidP="00020B9A">
            <w:pPr>
              <w:pStyle w:val="ListParagraph"/>
              <w:numPr>
                <w:ilvl w:val="0"/>
                <w:numId w:val="6"/>
              </w:numPr>
              <w:ind w:left="150" w:hanging="150"/>
            </w:pPr>
            <w:r>
              <w:t>Much like Clinton, lacks ability to hedonistically self-regulate and is prone to martial blunder (Bay of Pigs)</w:t>
            </w:r>
          </w:p>
          <w:p w14:paraId="2C7EC081" w14:textId="33FB1701" w:rsidR="00020B9A" w:rsidRDefault="00020B9A" w:rsidP="00020B9A">
            <w:pPr>
              <w:pStyle w:val="ListParagraph"/>
              <w:numPr>
                <w:ilvl w:val="0"/>
                <w:numId w:val="6"/>
              </w:numPr>
              <w:ind w:left="150" w:hanging="150"/>
            </w:pPr>
            <w:r>
              <w:t xml:space="preserve">Bad back (low physical robustness) will prevent him from defending himself.  </w:t>
            </w:r>
          </w:p>
        </w:tc>
        <w:tc>
          <w:tcPr>
            <w:tcW w:w="517" w:type="pct"/>
          </w:tcPr>
          <w:p w14:paraId="15ABE590" w14:textId="3347ABF9" w:rsidR="00020B9A" w:rsidRDefault="00020B9A" w:rsidP="00020B9A">
            <w:pPr>
              <w:jc w:val="center"/>
            </w:pPr>
            <w:r>
              <w:t>Yes</w:t>
            </w:r>
          </w:p>
        </w:tc>
        <w:tc>
          <w:tcPr>
            <w:tcW w:w="620" w:type="pct"/>
          </w:tcPr>
          <w:p w14:paraId="7E9290D6" w14:textId="5F9D45FF" w:rsidR="00020B9A" w:rsidRDefault="00020B9A" w:rsidP="00020B9A">
            <w:pPr>
              <w:jc w:val="center"/>
            </w:pPr>
            <w:r>
              <w:t>0</w:t>
            </w:r>
          </w:p>
        </w:tc>
      </w:tr>
      <w:tr w:rsidR="00020B9A" w14:paraId="1EDCBCED" w14:textId="77777777" w:rsidTr="00A868F4">
        <w:trPr>
          <w:trHeight w:val="288"/>
        </w:trPr>
        <w:tc>
          <w:tcPr>
            <w:tcW w:w="623" w:type="pct"/>
          </w:tcPr>
          <w:p w14:paraId="31034C74" w14:textId="1B3DC2E0" w:rsidR="00020B9A" w:rsidRDefault="00020B9A" w:rsidP="00020B9A">
            <w:r>
              <w:rPr>
                <w:highlight w:val="yellow"/>
              </w:rPr>
              <w:t>Carter</w:t>
            </w:r>
          </w:p>
        </w:tc>
        <w:tc>
          <w:tcPr>
            <w:tcW w:w="3240" w:type="pct"/>
          </w:tcPr>
          <w:p w14:paraId="2B69D34F" w14:textId="77777777" w:rsidR="00020B9A" w:rsidRDefault="00020B9A" w:rsidP="00020B9A">
            <w:pPr>
              <w:pStyle w:val="ListParagraph"/>
              <w:numPr>
                <w:ilvl w:val="0"/>
                <w:numId w:val="6"/>
              </w:numPr>
              <w:ind w:left="150" w:hanging="150"/>
            </w:pPr>
            <w:r>
              <w:t xml:space="preserve">Small in stature, but not in size.  A cowardly and unlikeable figure.  </w:t>
            </w:r>
          </w:p>
          <w:p w14:paraId="15DC3F90" w14:textId="77777777" w:rsidR="00020B9A" w:rsidRDefault="00020B9A" w:rsidP="00020B9A">
            <w:pPr>
              <w:pStyle w:val="ListParagraph"/>
              <w:numPr>
                <w:ilvl w:val="0"/>
                <w:numId w:val="6"/>
              </w:numPr>
              <w:ind w:left="150" w:hanging="150"/>
            </w:pPr>
            <w:r>
              <w:t xml:space="preserve">Timorous character would make him a target of old-school presidents who valued bravery.  </w:t>
            </w:r>
          </w:p>
          <w:p w14:paraId="3D7F4430" w14:textId="77777777" w:rsidR="00020B9A" w:rsidRDefault="00020B9A" w:rsidP="00020B9A">
            <w:pPr>
              <w:pStyle w:val="ListParagraph"/>
              <w:numPr>
                <w:ilvl w:val="0"/>
                <w:numId w:val="6"/>
              </w:numPr>
              <w:ind w:left="150" w:hanging="150"/>
            </w:pPr>
            <w:r>
              <w:t xml:space="preserve">No one would want him to ally with him; afraid he’d cower in face of violence.  </w:t>
            </w:r>
          </w:p>
          <w:p w14:paraId="5667CD36" w14:textId="77777777" w:rsidR="00020B9A" w:rsidRDefault="00020B9A" w:rsidP="00020B9A">
            <w:pPr>
              <w:pStyle w:val="ListParagraph"/>
              <w:numPr>
                <w:ilvl w:val="0"/>
                <w:numId w:val="6"/>
              </w:numPr>
              <w:ind w:left="150" w:hanging="150"/>
            </w:pPr>
            <w:r>
              <w:t xml:space="preserve"> Low EQ, CC, and DM scores and in bottom quartile of IQ.  </w:t>
            </w:r>
          </w:p>
          <w:p w14:paraId="3DF1A96C" w14:textId="77777777" w:rsidR="00020B9A" w:rsidRDefault="00020B9A" w:rsidP="00020B9A">
            <w:pPr>
              <w:pStyle w:val="ListParagraph"/>
              <w:numPr>
                <w:ilvl w:val="0"/>
                <w:numId w:val="6"/>
              </w:numPr>
              <w:ind w:left="150" w:hanging="150"/>
            </w:pPr>
            <w:r>
              <w:t>Although he served in the Navy he is viewed as a peacemaker and a pacifist; could probably put up a fight, but his heart wouldn’t be in it</w:t>
            </w:r>
          </w:p>
          <w:p w14:paraId="6698D881" w14:textId="5B6B498E" w:rsidR="00020B9A" w:rsidRDefault="00020B9A" w:rsidP="00020B9A">
            <w:pPr>
              <w:pStyle w:val="ListParagraph"/>
              <w:numPr>
                <w:ilvl w:val="0"/>
                <w:numId w:val="6"/>
              </w:numPr>
              <w:ind w:left="150" w:hanging="150"/>
            </w:pPr>
            <w:r>
              <w:t>Demonstrated record of abandoning allies (sold the Shah down the river) and poor decision making (Iran Hostage Crisis)</w:t>
            </w:r>
          </w:p>
        </w:tc>
        <w:tc>
          <w:tcPr>
            <w:tcW w:w="517" w:type="pct"/>
          </w:tcPr>
          <w:p w14:paraId="10B6A8F4" w14:textId="0FE1208F" w:rsidR="00020B9A" w:rsidRDefault="00020B9A" w:rsidP="00020B9A">
            <w:pPr>
              <w:jc w:val="center"/>
            </w:pPr>
            <w:r>
              <w:t>Yes</w:t>
            </w:r>
          </w:p>
        </w:tc>
        <w:tc>
          <w:tcPr>
            <w:tcW w:w="620" w:type="pct"/>
          </w:tcPr>
          <w:p w14:paraId="4A7C552F" w14:textId="4AAAC9BE" w:rsidR="00020B9A" w:rsidRDefault="00020B9A" w:rsidP="00020B9A">
            <w:pPr>
              <w:jc w:val="center"/>
            </w:pPr>
            <w:r>
              <w:t>0</w:t>
            </w:r>
          </w:p>
        </w:tc>
      </w:tr>
      <w:tr w:rsidR="00020B9A" w14:paraId="1033A9F1" w14:textId="77777777" w:rsidTr="00A868F4">
        <w:trPr>
          <w:trHeight w:val="288"/>
        </w:trPr>
        <w:tc>
          <w:tcPr>
            <w:tcW w:w="623" w:type="pct"/>
          </w:tcPr>
          <w:p w14:paraId="15488334" w14:textId="33328A75" w:rsidR="00020B9A" w:rsidRDefault="00020B9A" w:rsidP="00020B9A">
            <w:r>
              <w:rPr>
                <w:highlight w:val="yellow"/>
              </w:rPr>
              <w:t>Jackson</w:t>
            </w:r>
          </w:p>
        </w:tc>
        <w:tc>
          <w:tcPr>
            <w:tcW w:w="3240" w:type="pct"/>
          </w:tcPr>
          <w:p w14:paraId="34F68099" w14:textId="77777777" w:rsidR="00020B9A" w:rsidRDefault="00020B9A" w:rsidP="00020B9A">
            <w:pPr>
              <w:pStyle w:val="ListParagraph"/>
              <w:numPr>
                <w:ilvl w:val="0"/>
                <w:numId w:val="6"/>
              </w:numPr>
              <w:ind w:left="150" w:hanging="150"/>
            </w:pPr>
            <w:r>
              <w:t>Low CC (due to diminished capacities) and DM scores.</w:t>
            </w:r>
          </w:p>
          <w:p w14:paraId="6FB03C1B" w14:textId="77777777" w:rsidR="00020B9A" w:rsidRDefault="00020B9A" w:rsidP="00020B9A">
            <w:pPr>
              <w:pStyle w:val="ListParagraph"/>
              <w:numPr>
                <w:ilvl w:val="0"/>
                <w:numId w:val="6"/>
              </w:numPr>
              <w:ind w:left="150" w:hanging="150"/>
            </w:pPr>
            <w:r>
              <w:t xml:space="preserve">A brawler his whole life. Will demonstrate his boldness and toughness and try to brawl his way through the first round.  </w:t>
            </w:r>
          </w:p>
          <w:p w14:paraId="18419007" w14:textId="77777777" w:rsidR="00020B9A" w:rsidRDefault="00020B9A" w:rsidP="00020B9A">
            <w:pPr>
              <w:pStyle w:val="ListParagraph"/>
              <w:numPr>
                <w:ilvl w:val="0"/>
                <w:numId w:val="6"/>
              </w:numPr>
              <w:ind w:left="150" w:hanging="150"/>
            </w:pPr>
            <w:r>
              <w:t xml:space="preserve">Low EQ scores, especially RA (engaged in 12 duels in his life) and diminished mental capacities would have him revert to what he knows (Mixing it up).  </w:t>
            </w:r>
          </w:p>
          <w:p w14:paraId="19DE10B9" w14:textId="22EDCF97" w:rsidR="00020B9A" w:rsidRDefault="00020B9A" w:rsidP="00020B9A">
            <w:pPr>
              <w:pStyle w:val="ListParagraph"/>
              <w:numPr>
                <w:ilvl w:val="0"/>
                <w:numId w:val="6"/>
              </w:numPr>
              <w:ind w:left="150" w:hanging="150"/>
            </w:pPr>
            <w:r>
              <w:t xml:space="preserve">Advanced age, low physical robustness (1.5) due to difficult life, and aggressive nature leads to him being killed by someone defending themselves from his onslaught.  </w:t>
            </w:r>
          </w:p>
        </w:tc>
        <w:tc>
          <w:tcPr>
            <w:tcW w:w="517" w:type="pct"/>
          </w:tcPr>
          <w:p w14:paraId="773450D6" w14:textId="6CEA1587" w:rsidR="00020B9A" w:rsidRDefault="00020B9A" w:rsidP="00020B9A">
            <w:pPr>
              <w:jc w:val="center"/>
            </w:pPr>
            <w:r>
              <w:t>Yes</w:t>
            </w:r>
          </w:p>
        </w:tc>
        <w:tc>
          <w:tcPr>
            <w:tcW w:w="620" w:type="pct"/>
          </w:tcPr>
          <w:p w14:paraId="2D0E1475" w14:textId="6B48CD08" w:rsidR="00020B9A" w:rsidRDefault="00020B9A" w:rsidP="00020B9A">
            <w:pPr>
              <w:jc w:val="center"/>
            </w:pPr>
            <w:r>
              <w:t>0</w:t>
            </w:r>
          </w:p>
        </w:tc>
      </w:tr>
      <w:tr w:rsidR="009756D1" w14:paraId="46521FFC" w14:textId="77777777" w:rsidTr="00A868F4">
        <w:trPr>
          <w:trHeight w:val="288"/>
        </w:trPr>
        <w:tc>
          <w:tcPr>
            <w:tcW w:w="623" w:type="pct"/>
          </w:tcPr>
          <w:p w14:paraId="290B496F" w14:textId="6EEB6E24" w:rsidR="009756D1" w:rsidRDefault="009756D1" w:rsidP="001B7292">
            <w:r>
              <w:t>Tyler</w:t>
            </w:r>
          </w:p>
        </w:tc>
        <w:tc>
          <w:tcPr>
            <w:tcW w:w="3240" w:type="pct"/>
            <w:vMerge w:val="restart"/>
          </w:tcPr>
          <w:p w14:paraId="568BAB00" w14:textId="77777777" w:rsidR="009756D1" w:rsidRDefault="009756D1" w:rsidP="009756D1">
            <w:pPr>
              <w:jc w:val="center"/>
            </w:pPr>
            <w:r>
              <w:t>Simulation shows 0% chance of surviving round one at 100,000 iterations</w:t>
            </w:r>
          </w:p>
          <w:p w14:paraId="310CFAB8" w14:textId="32DFF2E8" w:rsidR="009756D1" w:rsidRDefault="009756D1" w:rsidP="009756D1">
            <w:pPr>
              <w:jc w:val="center"/>
            </w:pPr>
            <w:r>
              <w:t>See attached slide deck and spreadsheets</w:t>
            </w:r>
            <w:r w:rsidR="00503424">
              <w:t xml:space="preserve">. These contenders were all eliminated due to aggregation of critical scores for round 1. Character was assessed by using a general alignment chart (see attached slides), but </w:t>
            </w:r>
            <w:proofErr w:type="gramStart"/>
            <w:r w:rsidR="00503424">
              <w:t>generally speaking authoritarian/individualists</w:t>
            </w:r>
            <w:proofErr w:type="gramEnd"/>
            <w:r w:rsidR="00503424">
              <w:t xml:space="preserve"> do poorly in round one. </w:t>
            </w:r>
          </w:p>
        </w:tc>
        <w:tc>
          <w:tcPr>
            <w:tcW w:w="517" w:type="pct"/>
          </w:tcPr>
          <w:p w14:paraId="59FB450D" w14:textId="77777777" w:rsidR="009756D1" w:rsidRDefault="009756D1" w:rsidP="001B7292"/>
        </w:tc>
        <w:tc>
          <w:tcPr>
            <w:tcW w:w="620" w:type="pct"/>
          </w:tcPr>
          <w:p w14:paraId="1794E642" w14:textId="77777777" w:rsidR="009756D1" w:rsidRDefault="009756D1" w:rsidP="001B7292"/>
        </w:tc>
      </w:tr>
      <w:tr w:rsidR="009756D1" w14:paraId="0E9B9D19" w14:textId="77777777" w:rsidTr="00A868F4">
        <w:trPr>
          <w:trHeight w:val="288"/>
        </w:trPr>
        <w:tc>
          <w:tcPr>
            <w:tcW w:w="623" w:type="pct"/>
          </w:tcPr>
          <w:p w14:paraId="57A1CE41" w14:textId="5B1B98E3" w:rsidR="009756D1" w:rsidRDefault="009756D1" w:rsidP="001B7292">
            <w:r>
              <w:t>Pierce</w:t>
            </w:r>
          </w:p>
        </w:tc>
        <w:tc>
          <w:tcPr>
            <w:tcW w:w="3240" w:type="pct"/>
            <w:vMerge/>
          </w:tcPr>
          <w:p w14:paraId="757266EE" w14:textId="77777777" w:rsidR="009756D1" w:rsidRDefault="009756D1" w:rsidP="001B7292"/>
        </w:tc>
        <w:tc>
          <w:tcPr>
            <w:tcW w:w="517" w:type="pct"/>
          </w:tcPr>
          <w:p w14:paraId="40E3B810" w14:textId="77777777" w:rsidR="009756D1" w:rsidRDefault="009756D1" w:rsidP="001B7292"/>
        </w:tc>
        <w:tc>
          <w:tcPr>
            <w:tcW w:w="620" w:type="pct"/>
          </w:tcPr>
          <w:p w14:paraId="7B192489" w14:textId="77777777" w:rsidR="009756D1" w:rsidRDefault="009756D1" w:rsidP="001B7292"/>
        </w:tc>
      </w:tr>
      <w:tr w:rsidR="009756D1" w14:paraId="34E6493B" w14:textId="77777777" w:rsidTr="00A868F4">
        <w:trPr>
          <w:trHeight w:val="288"/>
        </w:trPr>
        <w:tc>
          <w:tcPr>
            <w:tcW w:w="623" w:type="pct"/>
          </w:tcPr>
          <w:p w14:paraId="02E68F58" w14:textId="1E007DAD" w:rsidR="009756D1" w:rsidRDefault="009756D1" w:rsidP="001B7292">
            <w:r>
              <w:t>Nixon</w:t>
            </w:r>
          </w:p>
        </w:tc>
        <w:tc>
          <w:tcPr>
            <w:tcW w:w="3240" w:type="pct"/>
            <w:vMerge/>
          </w:tcPr>
          <w:p w14:paraId="6215CC7A" w14:textId="77777777" w:rsidR="009756D1" w:rsidRDefault="009756D1" w:rsidP="001B7292"/>
        </w:tc>
        <w:tc>
          <w:tcPr>
            <w:tcW w:w="517" w:type="pct"/>
          </w:tcPr>
          <w:p w14:paraId="79525649" w14:textId="77777777" w:rsidR="009756D1" w:rsidRDefault="009756D1" w:rsidP="001B7292"/>
        </w:tc>
        <w:tc>
          <w:tcPr>
            <w:tcW w:w="620" w:type="pct"/>
          </w:tcPr>
          <w:p w14:paraId="66C529ED" w14:textId="77777777" w:rsidR="009756D1" w:rsidRDefault="009756D1" w:rsidP="001B7292"/>
        </w:tc>
      </w:tr>
      <w:tr w:rsidR="009756D1" w14:paraId="22175D85" w14:textId="77777777" w:rsidTr="00A868F4">
        <w:trPr>
          <w:trHeight w:val="288"/>
        </w:trPr>
        <w:tc>
          <w:tcPr>
            <w:tcW w:w="623" w:type="pct"/>
          </w:tcPr>
          <w:p w14:paraId="01943800" w14:textId="44093E05" w:rsidR="009756D1" w:rsidRDefault="009756D1" w:rsidP="001B7292">
            <w:r>
              <w:t>Madison</w:t>
            </w:r>
          </w:p>
        </w:tc>
        <w:tc>
          <w:tcPr>
            <w:tcW w:w="3240" w:type="pct"/>
            <w:vMerge/>
          </w:tcPr>
          <w:p w14:paraId="2E350A21" w14:textId="77777777" w:rsidR="009756D1" w:rsidRDefault="009756D1" w:rsidP="001B7292"/>
        </w:tc>
        <w:tc>
          <w:tcPr>
            <w:tcW w:w="517" w:type="pct"/>
          </w:tcPr>
          <w:p w14:paraId="43D25B52" w14:textId="77777777" w:rsidR="009756D1" w:rsidRDefault="009756D1" w:rsidP="001B7292"/>
        </w:tc>
        <w:tc>
          <w:tcPr>
            <w:tcW w:w="620" w:type="pct"/>
          </w:tcPr>
          <w:p w14:paraId="78063B21" w14:textId="77777777" w:rsidR="009756D1" w:rsidRDefault="009756D1" w:rsidP="001B7292"/>
        </w:tc>
      </w:tr>
      <w:tr w:rsidR="009756D1" w14:paraId="26EA9F79" w14:textId="77777777" w:rsidTr="00A868F4">
        <w:trPr>
          <w:trHeight w:val="288"/>
        </w:trPr>
        <w:tc>
          <w:tcPr>
            <w:tcW w:w="623" w:type="pct"/>
          </w:tcPr>
          <w:p w14:paraId="756B8CF5" w14:textId="226E2054" w:rsidR="009756D1" w:rsidRDefault="009756D1" w:rsidP="001B7292">
            <w:r>
              <w:t>Johnson, A</w:t>
            </w:r>
          </w:p>
        </w:tc>
        <w:tc>
          <w:tcPr>
            <w:tcW w:w="3240" w:type="pct"/>
            <w:vMerge/>
          </w:tcPr>
          <w:p w14:paraId="3A0B8472" w14:textId="77777777" w:rsidR="009756D1" w:rsidRDefault="009756D1" w:rsidP="001B7292"/>
        </w:tc>
        <w:tc>
          <w:tcPr>
            <w:tcW w:w="517" w:type="pct"/>
          </w:tcPr>
          <w:p w14:paraId="66E4E38D" w14:textId="77777777" w:rsidR="009756D1" w:rsidRDefault="009756D1" w:rsidP="001B7292"/>
        </w:tc>
        <w:tc>
          <w:tcPr>
            <w:tcW w:w="620" w:type="pct"/>
          </w:tcPr>
          <w:p w14:paraId="75FA85C4" w14:textId="77777777" w:rsidR="009756D1" w:rsidRDefault="009756D1" w:rsidP="001B7292"/>
        </w:tc>
      </w:tr>
      <w:tr w:rsidR="009756D1" w14:paraId="293A4BAC" w14:textId="77777777" w:rsidTr="00A868F4">
        <w:trPr>
          <w:trHeight w:val="288"/>
        </w:trPr>
        <w:tc>
          <w:tcPr>
            <w:tcW w:w="623" w:type="pct"/>
          </w:tcPr>
          <w:p w14:paraId="11F4B4C2" w14:textId="0A71F643" w:rsidR="009756D1" w:rsidRDefault="009756D1" w:rsidP="001B7292">
            <w:r>
              <w:t>Hoover</w:t>
            </w:r>
          </w:p>
        </w:tc>
        <w:tc>
          <w:tcPr>
            <w:tcW w:w="3240" w:type="pct"/>
            <w:vMerge/>
          </w:tcPr>
          <w:p w14:paraId="73C73B1C" w14:textId="77777777" w:rsidR="009756D1" w:rsidRDefault="009756D1" w:rsidP="001B7292"/>
        </w:tc>
        <w:tc>
          <w:tcPr>
            <w:tcW w:w="517" w:type="pct"/>
          </w:tcPr>
          <w:p w14:paraId="3D3389B3" w14:textId="77777777" w:rsidR="009756D1" w:rsidRDefault="009756D1" w:rsidP="001B7292"/>
        </w:tc>
        <w:tc>
          <w:tcPr>
            <w:tcW w:w="620" w:type="pct"/>
          </w:tcPr>
          <w:p w14:paraId="7D365A7C" w14:textId="77777777" w:rsidR="009756D1" w:rsidRDefault="009756D1" w:rsidP="001B7292"/>
        </w:tc>
      </w:tr>
      <w:tr w:rsidR="009756D1" w14:paraId="3EF60579" w14:textId="77777777" w:rsidTr="00A868F4">
        <w:trPr>
          <w:trHeight w:val="288"/>
        </w:trPr>
        <w:tc>
          <w:tcPr>
            <w:tcW w:w="623" w:type="pct"/>
          </w:tcPr>
          <w:p w14:paraId="3C75CC71" w14:textId="5B7E5A23" w:rsidR="009756D1" w:rsidRDefault="009756D1" w:rsidP="001B7292">
            <w:r>
              <w:t>Harding</w:t>
            </w:r>
          </w:p>
        </w:tc>
        <w:tc>
          <w:tcPr>
            <w:tcW w:w="3240" w:type="pct"/>
            <w:vMerge/>
          </w:tcPr>
          <w:p w14:paraId="0E30E56B" w14:textId="77777777" w:rsidR="009756D1" w:rsidRDefault="009756D1" w:rsidP="001B7292"/>
        </w:tc>
        <w:tc>
          <w:tcPr>
            <w:tcW w:w="517" w:type="pct"/>
          </w:tcPr>
          <w:p w14:paraId="04DDEF99" w14:textId="77777777" w:rsidR="009756D1" w:rsidRDefault="009756D1" w:rsidP="001B7292"/>
        </w:tc>
        <w:tc>
          <w:tcPr>
            <w:tcW w:w="620" w:type="pct"/>
          </w:tcPr>
          <w:p w14:paraId="513D7D20" w14:textId="77777777" w:rsidR="009756D1" w:rsidRDefault="009756D1" w:rsidP="001B7292"/>
        </w:tc>
      </w:tr>
      <w:tr w:rsidR="009756D1" w14:paraId="63FFCA4A" w14:textId="77777777" w:rsidTr="00A868F4">
        <w:trPr>
          <w:trHeight w:val="288"/>
        </w:trPr>
        <w:tc>
          <w:tcPr>
            <w:tcW w:w="623" w:type="pct"/>
          </w:tcPr>
          <w:p w14:paraId="7F3CCC6B" w14:textId="58FE3302" w:rsidR="009756D1" w:rsidRDefault="009756D1" w:rsidP="001B7292">
            <w:r>
              <w:t>Ford</w:t>
            </w:r>
          </w:p>
        </w:tc>
        <w:tc>
          <w:tcPr>
            <w:tcW w:w="3240" w:type="pct"/>
            <w:vMerge/>
          </w:tcPr>
          <w:p w14:paraId="5A7B206D" w14:textId="77777777" w:rsidR="009756D1" w:rsidRDefault="009756D1" w:rsidP="001B7292"/>
        </w:tc>
        <w:tc>
          <w:tcPr>
            <w:tcW w:w="517" w:type="pct"/>
          </w:tcPr>
          <w:p w14:paraId="4097E3AB" w14:textId="77777777" w:rsidR="009756D1" w:rsidRDefault="009756D1" w:rsidP="001B7292"/>
        </w:tc>
        <w:tc>
          <w:tcPr>
            <w:tcW w:w="620" w:type="pct"/>
          </w:tcPr>
          <w:p w14:paraId="1E05EA72" w14:textId="77777777" w:rsidR="009756D1" w:rsidRDefault="009756D1" w:rsidP="001B7292"/>
        </w:tc>
      </w:tr>
      <w:tr w:rsidR="009756D1" w14:paraId="51F022E8" w14:textId="77777777" w:rsidTr="00A868F4">
        <w:trPr>
          <w:trHeight w:val="288"/>
        </w:trPr>
        <w:tc>
          <w:tcPr>
            <w:tcW w:w="623" w:type="pct"/>
          </w:tcPr>
          <w:p w14:paraId="67005F88" w14:textId="32E6A785" w:rsidR="009756D1" w:rsidRDefault="009756D1" w:rsidP="001B7292">
            <w:r>
              <w:t>Coolidge</w:t>
            </w:r>
          </w:p>
        </w:tc>
        <w:tc>
          <w:tcPr>
            <w:tcW w:w="3240" w:type="pct"/>
            <w:vMerge/>
          </w:tcPr>
          <w:p w14:paraId="145DDEC4" w14:textId="77777777" w:rsidR="009756D1" w:rsidRDefault="009756D1" w:rsidP="001B7292"/>
        </w:tc>
        <w:tc>
          <w:tcPr>
            <w:tcW w:w="517" w:type="pct"/>
          </w:tcPr>
          <w:p w14:paraId="7037D06E" w14:textId="77777777" w:rsidR="009756D1" w:rsidRDefault="009756D1" w:rsidP="001B7292"/>
        </w:tc>
        <w:tc>
          <w:tcPr>
            <w:tcW w:w="620" w:type="pct"/>
          </w:tcPr>
          <w:p w14:paraId="2843F3E3" w14:textId="77777777" w:rsidR="009756D1" w:rsidRDefault="009756D1" w:rsidP="001B7292"/>
        </w:tc>
      </w:tr>
      <w:tr w:rsidR="009756D1" w14:paraId="304F6936" w14:textId="77777777" w:rsidTr="00A868F4">
        <w:trPr>
          <w:trHeight w:val="288"/>
        </w:trPr>
        <w:tc>
          <w:tcPr>
            <w:tcW w:w="623" w:type="pct"/>
          </w:tcPr>
          <w:p w14:paraId="0477F726" w14:textId="5D3AE77F" w:rsidR="009756D1" w:rsidRDefault="009756D1" w:rsidP="001B7292">
            <w:r>
              <w:t>Biden</w:t>
            </w:r>
          </w:p>
        </w:tc>
        <w:tc>
          <w:tcPr>
            <w:tcW w:w="3240" w:type="pct"/>
            <w:vMerge/>
          </w:tcPr>
          <w:p w14:paraId="0951309E" w14:textId="77777777" w:rsidR="009756D1" w:rsidRDefault="009756D1" w:rsidP="001B7292"/>
        </w:tc>
        <w:tc>
          <w:tcPr>
            <w:tcW w:w="517" w:type="pct"/>
          </w:tcPr>
          <w:p w14:paraId="0AC2DFA3" w14:textId="77777777" w:rsidR="009756D1" w:rsidRDefault="009756D1" w:rsidP="001B7292"/>
        </w:tc>
        <w:tc>
          <w:tcPr>
            <w:tcW w:w="620" w:type="pct"/>
          </w:tcPr>
          <w:p w14:paraId="710A3991" w14:textId="77777777" w:rsidR="009756D1" w:rsidRDefault="009756D1" w:rsidP="001B7292"/>
        </w:tc>
      </w:tr>
      <w:tr w:rsidR="009756D1" w14:paraId="5741E405" w14:textId="77777777" w:rsidTr="00A868F4">
        <w:trPr>
          <w:trHeight w:val="288"/>
        </w:trPr>
        <w:tc>
          <w:tcPr>
            <w:tcW w:w="623" w:type="pct"/>
          </w:tcPr>
          <w:p w14:paraId="71840811" w14:textId="4E40E426" w:rsidR="009756D1" w:rsidRDefault="009756D1" w:rsidP="001B7292">
            <w:r>
              <w:t>Adams the Younger</w:t>
            </w:r>
          </w:p>
        </w:tc>
        <w:tc>
          <w:tcPr>
            <w:tcW w:w="3240" w:type="pct"/>
            <w:vMerge/>
          </w:tcPr>
          <w:p w14:paraId="71367101" w14:textId="77777777" w:rsidR="009756D1" w:rsidRDefault="009756D1" w:rsidP="001B7292"/>
        </w:tc>
        <w:tc>
          <w:tcPr>
            <w:tcW w:w="517" w:type="pct"/>
          </w:tcPr>
          <w:p w14:paraId="509A24E1" w14:textId="77777777" w:rsidR="009756D1" w:rsidRDefault="009756D1" w:rsidP="001B7292"/>
        </w:tc>
        <w:tc>
          <w:tcPr>
            <w:tcW w:w="620" w:type="pct"/>
          </w:tcPr>
          <w:p w14:paraId="4485ACC5" w14:textId="77777777" w:rsidR="009756D1" w:rsidRDefault="009756D1" w:rsidP="001B7292"/>
        </w:tc>
      </w:tr>
      <w:tr w:rsidR="00120599" w14:paraId="12E4A5FB" w14:textId="77777777" w:rsidTr="00A868F4">
        <w:trPr>
          <w:trHeight w:val="288"/>
        </w:trPr>
        <w:tc>
          <w:tcPr>
            <w:tcW w:w="623" w:type="pct"/>
          </w:tcPr>
          <w:p w14:paraId="4B1E9F03" w14:textId="26CD6640" w:rsidR="00120599" w:rsidRDefault="009756D1" w:rsidP="001B7292">
            <w:r>
              <w:t>Buchanan</w:t>
            </w:r>
          </w:p>
        </w:tc>
        <w:tc>
          <w:tcPr>
            <w:tcW w:w="3240" w:type="pct"/>
          </w:tcPr>
          <w:p w14:paraId="70C71FD0" w14:textId="54767264" w:rsidR="00120599" w:rsidRDefault="009756D1" w:rsidP="001B7292">
            <w:r>
              <w:t>4% Chance of surviving round 1</w:t>
            </w:r>
            <w:r w:rsidR="00503424">
              <w:t>.</w:t>
            </w:r>
          </w:p>
        </w:tc>
        <w:tc>
          <w:tcPr>
            <w:tcW w:w="517" w:type="pct"/>
          </w:tcPr>
          <w:p w14:paraId="221C53B8" w14:textId="77777777" w:rsidR="00120599" w:rsidRDefault="00120599" w:rsidP="001B7292"/>
        </w:tc>
        <w:tc>
          <w:tcPr>
            <w:tcW w:w="620" w:type="pct"/>
          </w:tcPr>
          <w:p w14:paraId="33C475B6" w14:textId="77777777" w:rsidR="00120599" w:rsidRDefault="00120599" w:rsidP="001B7292"/>
        </w:tc>
      </w:tr>
      <w:tr w:rsidR="00120599" w14:paraId="7651BA0F" w14:textId="77777777" w:rsidTr="00A868F4">
        <w:trPr>
          <w:trHeight w:val="288"/>
        </w:trPr>
        <w:tc>
          <w:tcPr>
            <w:tcW w:w="623" w:type="pct"/>
          </w:tcPr>
          <w:p w14:paraId="52034D05" w14:textId="26E82C57" w:rsidR="00120599" w:rsidRDefault="009756D1" w:rsidP="001B7292">
            <w:r>
              <w:t>Harrison the Elder</w:t>
            </w:r>
          </w:p>
        </w:tc>
        <w:tc>
          <w:tcPr>
            <w:tcW w:w="3240" w:type="pct"/>
          </w:tcPr>
          <w:p w14:paraId="63AE8744" w14:textId="0D4786C2" w:rsidR="00120599" w:rsidRDefault="009756D1" w:rsidP="001B7292">
            <w:r>
              <w:t xml:space="preserve">5% chance of surviving </w:t>
            </w:r>
            <w:r w:rsidR="00503424">
              <w:t>round 1.</w:t>
            </w:r>
          </w:p>
        </w:tc>
        <w:tc>
          <w:tcPr>
            <w:tcW w:w="517" w:type="pct"/>
          </w:tcPr>
          <w:p w14:paraId="39881C5D" w14:textId="77777777" w:rsidR="00120599" w:rsidRDefault="00120599" w:rsidP="001B7292"/>
        </w:tc>
        <w:tc>
          <w:tcPr>
            <w:tcW w:w="620" w:type="pct"/>
          </w:tcPr>
          <w:p w14:paraId="35B4DB66" w14:textId="77777777" w:rsidR="00120599" w:rsidRDefault="00120599" w:rsidP="001B7292"/>
        </w:tc>
      </w:tr>
      <w:tr w:rsidR="001B7292" w14:paraId="11148288" w14:textId="77777777" w:rsidTr="00A868F4">
        <w:trPr>
          <w:trHeight w:val="288"/>
        </w:trPr>
        <w:tc>
          <w:tcPr>
            <w:tcW w:w="623" w:type="pct"/>
            <w:shd w:val="clear" w:color="auto" w:fill="F2F2F2" w:themeFill="background1" w:themeFillShade="F2"/>
          </w:tcPr>
          <w:p w14:paraId="15D58795" w14:textId="77777777" w:rsidR="001B7292" w:rsidRDefault="001B7292" w:rsidP="001B7292">
            <w:r>
              <w:t>Total Score Round 1</w:t>
            </w:r>
          </w:p>
        </w:tc>
        <w:tc>
          <w:tcPr>
            <w:tcW w:w="3240" w:type="pct"/>
            <w:shd w:val="clear" w:color="auto" w:fill="F2F2F2" w:themeFill="background1" w:themeFillShade="F2"/>
          </w:tcPr>
          <w:p w14:paraId="3BBF2AF5" w14:textId="77777777" w:rsidR="001B7292" w:rsidRDefault="001B7292" w:rsidP="001B7292">
            <w:r>
              <w:t>Multiply correct elimination x 3 for total points</w:t>
            </w:r>
          </w:p>
        </w:tc>
        <w:tc>
          <w:tcPr>
            <w:tcW w:w="517" w:type="pct"/>
            <w:shd w:val="clear" w:color="auto" w:fill="F2F2F2" w:themeFill="background1" w:themeFillShade="F2"/>
          </w:tcPr>
          <w:p w14:paraId="2FDFCBF3" w14:textId="77777777" w:rsidR="001B7292" w:rsidRDefault="001B7292" w:rsidP="001B7292"/>
        </w:tc>
        <w:tc>
          <w:tcPr>
            <w:tcW w:w="620" w:type="pct"/>
            <w:shd w:val="clear" w:color="auto" w:fill="F2F2F2" w:themeFill="background1" w:themeFillShade="F2"/>
          </w:tcPr>
          <w:p w14:paraId="37A0060A" w14:textId="77777777" w:rsidR="001B7292" w:rsidRDefault="001B7292" w:rsidP="001B7292"/>
        </w:tc>
      </w:tr>
    </w:tbl>
    <w:p w14:paraId="5AE0472A" w14:textId="77777777" w:rsidR="00D33C1B" w:rsidRDefault="00D33C1B" w:rsidP="00F35749">
      <w:pPr>
        <w:tabs>
          <w:tab w:val="left" w:pos="1300"/>
        </w:tabs>
        <w:spacing w:after="0" w:line="240" w:lineRule="auto"/>
      </w:pPr>
    </w:p>
    <w:p w14:paraId="6916F317" w14:textId="7C83365C" w:rsidR="00F65ED0" w:rsidRDefault="0066759E" w:rsidP="00ED77B8">
      <w:pPr>
        <w:spacing w:after="0" w:line="240" w:lineRule="auto"/>
      </w:pPr>
      <w:r w:rsidRPr="0007250A">
        <w:rPr>
          <w:b/>
          <w:u w:val="single"/>
        </w:rPr>
        <w:lastRenderedPageBreak/>
        <w:t>Round 2 Instructions</w:t>
      </w:r>
      <w:r>
        <w:t xml:space="preserve">:  </w:t>
      </w:r>
      <w:r w:rsidR="00B852B5">
        <w:t>24 presidents remain</w:t>
      </w:r>
      <w:ins w:id="0" w:author="Arp, Robert CIV USARMY CAC (USA)" w:date="2021-09-20T12:43:00Z">
        <w:r w:rsidR="00854F64">
          <w:t xml:space="preserve">.  </w:t>
        </w:r>
      </w:ins>
      <w:r w:rsidR="00B852B5">
        <w:t>For round 2, identify 8</w:t>
      </w:r>
      <w:r w:rsidR="00B852B5" w:rsidRPr="0066759E">
        <w:t xml:space="preserve"> presidents </w:t>
      </w:r>
      <w:r w:rsidR="00B852B5">
        <w:t xml:space="preserve">who get </w:t>
      </w:r>
      <w:r w:rsidR="00B852B5" w:rsidRPr="0066759E">
        <w:rPr>
          <w:b/>
          <w:i/>
          <w:color w:val="000000" w:themeColor="text1"/>
          <w:u w:val="single"/>
        </w:rPr>
        <w:t>eliminated</w:t>
      </w:r>
      <w:r w:rsidR="00B852B5" w:rsidRPr="0066759E">
        <w:t>.  You must provide a rationale for the president’s elimination</w:t>
      </w:r>
      <w:r w:rsidR="00B852B5">
        <w:t>.</w:t>
      </w:r>
    </w:p>
    <w:p w14:paraId="3078BB95" w14:textId="77777777" w:rsidR="00F65ED0" w:rsidRDefault="00F65ED0" w:rsidP="00ED77B8">
      <w:pPr>
        <w:spacing w:after="0" w:line="240" w:lineRule="auto"/>
      </w:pPr>
      <w:r>
        <w:t>Step 1:  Calculate your scores</w:t>
      </w:r>
      <w:r w:rsidR="00B852B5">
        <w:t xml:space="preserve"> (</w:t>
      </w:r>
      <w:r w:rsidR="00B852B5" w:rsidRPr="00B852B5">
        <w:rPr>
          <w:b/>
          <w:color w:val="FF0000"/>
        </w:rPr>
        <w:t>To include instructor awarded bonus points</w:t>
      </w:r>
      <w:r w:rsidR="00B852B5">
        <w:t>).</w:t>
      </w:r>
    </w:p>
    <w:p w14:paraId="22C11122" w14:textId="56BC37C6" w:rsidR="00B852B5" w:rsidRDefault="00B852B5" w:rsidP="00ED77B8">
      <w:pPr>
        <w:spacing w:after="0" w:line="240" w:lineRule="auto"/>
      </w:pPr>
      <w:r>
        <w:t xml:space="preserve">Step 2:  Given what occurred in round 1, </w:t>
      </w:r>
      <w:ins w:id="1" w:author="Arp, Robert CIV USARMY CAC (USA)" w:date="2021-09-20T12:43:00Z">
        <w:r w:rsidR="00854F64">
          <w:t>r</w:t>
        </w:r>
      </w:ins>
      <w:r>
        <w:t xml:space="preserve">evisit your list </w:t>
      </w:r>
      <w:ins w:id="2" w:author="Arp, Robert CIV USARMY CAC (USA)" w:date="2021-09-20T12:43:00Z">
        <w:r w:rsidR="00854F64">
          <w:t xml:space="preserve">and </w:t>
        </w:r>
      </w:ins>
      <w:r>
        <w:t xml:space="preserve">selections for round two.  You may adjust your list by up to four presidents for round 2. </w:t>
      </w:r>
      <w:ins w:id="3" w:author="Arp, Robert CIV USARMY CAC (USA)" w:date="2021-09-20T12:43:00Z">
        <w:r w:rsidR="00854F64">
          <w:t xml:space="preserve"> </w:t>
        </w:r>
      </w:ins>
      <w:r>
        <w:t xml:space="preserve">For each president correctly </w:t>
      </w:r>
      <w:r w:rsidRPr="00B852B5">
        <w:rPr>
          <w:b/>
          <w:i/>
          <w:u w:val="single"/>
        </w:rPr>
        <w:t>eliminated</w:t>
      </w:r>
      <w:r>
        <w:t xml:space="preserve">, your team will receive 7 points.  </w:t>
      </w:r>
    </w:p>
    <w:p w14:paraId="63BAFC32" w14:textId="77777777" w:rsidR="0066759E" w:rsidRDefault="00B852B5" w:rsidP="00ED77B8">
      <w:pPr>
        <w:spacing w:after="0" w:line="240" w:lineRule="auto"/>
      </w:pPr>
      <w:r>
        <w:t>Step 3: You have 10 minutes.</w:t>
      </w:r>
      <w:r w:rsidR="000F4FDE">
        <w:t xml:space="preserve">  </w:t>
      </w:r>
    </w:p>
    <w:p w14:paraId="176A08DF" w14:textId="77777777" w:rsidR="000F4FDE" w:rsidRDefault="000F4FDE" w:rsidP="000F4FDE">
      <w:pPr>
        <w:spacing w:after="0" w:line="240" w:lineRule="auto"/>
      </w:pPr>
    </w:p>
    <w:tbl>
      <w:tblPr>
        <w:tblStyle w:val="TableGrid"/>
        <w:tblW w:w="5000" w:type="pct"/>
        <w:tblLook w:val="04A0" w:firstRow="1" w:lastRow="0" w:firstColumn="1" w:lastColumn="0" w:noHBand="0" w:noVBand="1"/>
      </w:tblPr>
      <w:tblGrid>
        <w:gridCol w:w="2699"/>
        <w:gridCol w:w="5637"/>
        <w:gridCol w:w="1116"/>
        <w:gridCol w:w="1338"/>
      </w:tblGrid>
      <w:tr w:rsidR="000F4FDE" w14:paraId="2C0B5BE7" w14:textId="77777777" w:rsidTr="00E50E4A">
        <w:trPr>
          <w:trHeight w:val="288"/>
        </w:trPr>
        <w:tc>
          <w:tcPr>
            <w:tcW w:w="1251" w:type="pct"/>
            <w:shd w:val="clear" w:color="auto" w:fill="BFBFBF" w:themeFill="background1" w:themeFillShade="BF"/>
          </w:tcPr>
          <w:p w14:paraId="59E30C68" w14:textId="77777777" w:rsidR="000F4FDE" w:rsidRPr="0007250A" w:rsidRDefault="000F4FDE" w:rsidP="00951937">
            <w:pPr>
              <w:jc w:val="center"/>
              <w:rPr>
                <w:b/>
              </w:rPr>
            </w:pPr>
            <w:r w:rsidRPr="0007250A">
              <w:rPr>
                <w:b/>
              </w:rPr>
              <w:t>President</w:t>
            </w:r>
          </w:p>
        </w:tc>
        <w:tc>
          <w:tcPr>
            <w:tcW w:w="2612" w:type="pct"/>
            <w:shd w:val="clear" w:color="auto" w:fill="BFBFBF" w:themeFill="background1" w:themeFillShade="BF"/>
          </w:tcPr>
          <w:p w14:paraId="765FD0DD" w14:textId="77777777" w:rsidR="000F4FDE" w:rsidRPr="0007250A" w:rsidRDefault="000F4FDE" w:rsidP="00951937">
            <w:pPr>
              <w:jc w:val="center"/>
              <w:rPr>
                <w:b/>
              </w:rPr>
            </w:pPr>
            <w:r w:rsidRPr="0007250A">
              <w:rPr>
                <w:b/>
              </w:rPr>
              <w:t>Rationale for Elimination</w:t>
            </w:r>
          </w:p>
        </w:tc>
        <w:tc>
          <w:tcPr>
            <w:tcW w:w="517" w:type="pct"/>
            <w:shd w:val="clear" w:color="auto" w:fill="BFBFBF" w:themeFill="background1" w:themeFillShade="BF"/>
          </w:tcPr>
          <w:p w14:paraId="54DC9B61" w14:textId="77777777" w:rsidR="000F4FDE" w:rsidRPr="0007250A" w:rsidRDefault="000F4FDE" w:rsidP="00951937">
            <w:pPr>
              <w:jc w:val="center"/>
              <w:rPr>
                <w:b/>
              </w:rPr>
            </w:pPr>
            <w:r w:rsidRPr="0007250A">
              <w:rPr>
                <w:b/>
              </w:rPr>
              <w:t>Correct</w:t>
            </w:r>
          </w:p>
        </w:tc>
        <w:tc>
          <w:tcPr>
            <w:tcW w:w="620" w:type="pct"/>
            <w:shd w:val="clear" w:color="auto" w:fill="BFBFBF" w:themeFill="background1" w:themeFillShade="BF"/>
          </w:tcPr>
          <w:p w14:paraId="2E41C410" w14:textId="77777777" w:rsidR="000F4FDE" w:rsidRPr="0007250A" w:rsidRDefault="000F4FDE" w:rsidP="00951937">
            <w:pPr>
              <w:jc w:val="center"/>
              <w:rPr>
                <w:b/>
              </w:rPr>
            </w:pPr>
            <w:r w:rsidRPr="0007250A">
              <w:rPr>
                <w:b/>
              </w:rPr>
              <w:t>Points</w:t>
            </w:r>
          </w:p>
        </w:tc>
      </w:tr>
      <w:tr w:rsidR="000F4FDE" w14:paraId="68C5D144" w14:textId="77777777" w:rsidTr="00E50E4A">
        <w:trPr>
          <w:trHeight w:val="288"/>
        </w:trPr>
        <w:tc>
          <w:tcPr>
            <w:tcW w:w="1251" w:type="pct"/>
          </w:tcPr>
          <w:p w14:paraId="4AD16856" w14:textId="0FBD9C87" w:rsidR="000F4FDE" w:rsidRDefault="009756D1" w:rsidP="00951937">
            <w:r>
              <w:t>Trump</w:t>
            </w:r>
          </w:p>
        </w:tc>
        <w:tc>
          <w:tcPr>
            <w:tcW w:w="2612" w:type="pct"/>
          </w:tcPr>
          <w:p w14:paraId="5E9C86A7" w14:textId="340BCFB8" w:rsidR="000F4FDE" w:rsidRDefault="00503424" w:rsidP="00951937">
            <w:r>
              <w:t>0% chance of surviving round 2</w:t>
            </w:r>
            <w:r>
              <w:t>. Likely due to l</w:t>
            </w:r>
            <w:r w:rsidR="009756D1">
              <w:t>ow social awareness mean he is either betrayed or alienates allies after round 1.</w:t>
            </w:r>
          </w:p>
        </w:tc>
        <w:tc>
          <w:tcPr>
            <w:tcW w:w="517" w:type="pct"/>
          </w:tcPr>
          <w:p w14:paraId="35E6A596" w14:textId="77777777" w:rsidR="000F4FDE" w:rsidRDefault="000F4FDE" w:rsidP="00951937"/>
        </w:tc>
        <w:tc>
          <w:tcPr>
            <w:tcW w:w="620" w:type="pct"/>
          </w:tcPr>
          <w:p w14:paraId="6C6B3B10" w14:textId="77777777" w:rsidR="000F4FDE" w:rsidRDefault="000F4FDE" w:rsidP="00951937"/>
        </w:tc>
      </w:tr>
      <w:tr w:rsidR="000F4FDE" w14:paraId="5450DFE7" w14:textId="77777777" w:rsidTr="00E50E4A">
        <w:trPr>
          <w:trHeight w:val="288"/>
        </w:trPr>
        <w:tc>
          <w:tcPr>
            <w:tcW w:w="1251" w:type="pct"/>
          </w:tcPr>
          <w:p w14:paraId="07FA12AC" w14:textId="426B0725" w:rsidR="000F4FDE" w:rsidRDefault="009756D1" w:rsidP="00951937">
            <w:r>
              <w:t>Cleveland</w:t>
            </w:r>
          </w:p>
        </w:tc>
        <w:tc>
          <w:tcPr>
            <w:tcW w:w="2612" w:type="pct"/>
          </w:tcPr>
          <w:p w14:paraId="1FAAF25B" w14:textId="69E10FE4" w:rsidR="000F4FDE" w:rsidRDefault="00503424" w:rsidP="00951937">
            <w:r>
              <w:t>0% chance of surviving round 2</w:t>
            </w:r>
            <w:r>
              <w:t xml:space="preserve"> </w:t>
            </w:r>
            <w:r w:rsidR="009756D1">
              <w:t>Larger size,</w:t>
            </w:r>
            <w:r>
              <w:t xml:space="preserve"> lack of martial acumen, and low </w:t>
            </w:r>
            <w:proofErr w:type="gramStart"/>
            <w:r>
              <w:t>decision making</w:t>
            </w:r>
            <w:proofErr w:type="gramEnd"/>
            <w:r>
              <w:t xml:space="preserve"> mean hesitation and slow movement, which will be recognized as a liability.</w:t>
            </w:r>
            <w:r w:rsidR="009756D1">
              <w:t xml:space="preserve"> </w:t>
            </w:r>
          </w:p>
        </w:tc>
        <w:tc>
          <w:tcPr>
            <w:tcW w:w="517" w:type="pct"/>
          </w:tcPr>
          <w:p w14:paraId="7C20446D" w14:textId="77777777" w:rsidR="000F4FDE" w:rsidRDefault="000F4FDE" w:rsidP="00951937"/>
        </w:tc>
        <w:tc>
          <w:tcPr>
            <w:tcW w:w="620" w:type="pct"/>
          </w:tcPr>
          <w:p w14:paraId="7CEE12B7" w14:textId="77777777" w:rsidR="000F4FDE" w:rsidRDefault="000F4FDE" w:rsidP="00951937"/>
        </w:tc>
      </w:tr>
      <w:tr w:rsidR="000F4FDE" w14:paraId="089C3CD5" w14:textId="77777777" w:rsidTr="00E50E4A">
        <w:trPr>
          <w:trHeight w:val="288"/>
        </w:trPr>
        <w:tc>
          <w:tcPr>
            <w:tcW w:w="1251" w:type="pct"/>
          </w:tcPr>
          <w:p w14:paraId="3DAA90A3" w14:textId="687CFBEC" w:rsidR="000F4FDE" w:rsidRDefault="009756D1" w:rsidP="00951937">
            <w:r>
              <w:t>Fillmore</w:t>
            </w:r>
          </w:p>
        </w:tc>
        <w:tc>
          <w:tcPr>
            <w:tcW w:w="2612" w:type="pct"/>
          </w:tcPr>
          <w:p w14:paraId="537B9062" w14:textId="41E5D6EE" w:rsidR="000F4FDE" w:rsidRDefault="00503424" w:rsidP="00951937">
            <w:r>
              <w:t>0% chance of surviving round 2</w:t>
            </w:r>
            <w:r>
              <w:t>. Poor decision making and relationship awareness mean failure to act quickly and maintain alliances.</w:t>
            </w:r>
          </w:p>
        </w:tc>
        <w:tc>
          <w:tcPr>
            <w:tcW w:w="517" w:type="pct"/>
          </w:tcPr>
          <w:p w14:paraId="465EF145" w14:textId="77777777" w:rsidR="000F4FDE" w:rsidRDefault="000F4FDE" w:rsidP="00951937"/>
        </w:tc>
        <w:tc>
          <w:tcPr>
            <w:tcW w:w="620" w:type="pct"/>
          </w:tcPr>
          <w:p w14:paraId="435AAC99" w14:textId="77777777" w:rsidR="000F4FDE" w:rsidRDefault="000F4FDE" w:rsidP="00951937"/>
        </w:tc>
      </w:tr>
      <w:tr w:rsidR="000F4FDE" w14:paraId="6213F9FB" w14:textId="77777777" w:rsidTr="00E50E4A">
        <w:trPr>
          <w:trHeight w:val="288"/>
        </w:trPr>
        <w:tc>
          <w:tcPr>
            <w:tcW w:w="1251" w:type="pct"/>
          </w:tcPr>
          <w:p w14:paraId="6CD66349" w14:textId="5AF15702" w:rsidR="000F4FDE" w:rsidRDefault="009756D1" w:rsidP="00951937">
            <w:r>
              <w:t>Van Buren</w:t>
            </w:r>
          </w:p>
        </w:tc>
        <w:tc>
          <w:tcPr>
            <w:tcW w:w="2612" w:type="pct"/>
          </w:tcPr>
          <w:p w14:paraId="77ABD24A" w14:textId="1B6A8AEE" w:rsidR="000F4FDE" w:rsidRDefault="00503424" w:rsidP="00951937">
            <w:r>
              <w:t>0% chance of surviving round 2</w:t>
            </w:r>
            <w:r>
              <w:t>. Low social awareness, low decision making, advanced age</w:t>
            </w:r>
          </w:p>
        </w:tc>
        <w:tc>
          <w:tcPr>
            <w:tcW w:w="517" w:type="pct"/>
          </w:tcPr>
          <w:p w14:paraId="15AF5AF2" w14:textId="77777777" w:rsidR="000F4FDE" w:rsidRDefault="000F4FDE" w:rsidP="00951937"/>
        </w:tc>
        <w:tc>
          <w:tcPr>
            <w:tcW w:w="620" w:type="pct"/>
          </w:tcPr>
          <w:p w14:paraId="0340A559" w14:textId="77777777" w:rsidR="000F4FDE" w:rsidRDefault="000F4FDE" w:rsidP="00951937"/>
        </w:tc>
      </w:tr>
      <w:tr w:rsidR="000F4FDE" w14:paraId="35DC78EC" w14:textId="77777777" w:rsidTr="00E50E4A">
        <w:trPr>
          <w:trHeight w:val="288"/>
        </w:trPr>
        <w:tc>
          <w:tcPr>
            <w:tcW w:w="1251" w:type="pct"/>
          </w:tcPr>
          <w:p w14:paraId="336A0A4C" w14:textId="78784F57" w:rsidR="000F4FDE" w:rsidRDefault="009756D1" w:rsidP="00951937">
            <w:r>
              <w:t>Taylor</w:t>
            </w:r>
          </w:p>
        </w:tc>
        <w:tc>
          <w:tcPr>
            <w:tcW w:w="2612" w:type="pct"/>
          </w:tcPr>
          <w:p w14:paraId="0619D69C" w14:textId="2158753F" w:rsidR="000F4FDE" w:rsidRDefault="00503424" w:rsidP="00951937">
            <w:r>
              <w:t>0% chance of surviving round 2</w:t>
            </w:r>
            <w:r>
              <w:t xml:space="preserve">. Low physical robustness and relationship awareness spell doom for President Taylor. Not strong enough to survive on his own or charismatic enough to </w:t>
            </w:r>
          </w:p>
        </w:tc>
        <w:tc>
          <w:tcPr>
            <w:tcW w:w="517" w:type="pct"/>
          </w:tcPr>
          <w:p w14:paraId="284ADFB6" w14:textId="77777777" w:rsidR="000F4FDE" w:rsidRDefault="000F4FDE" w:rsidP="00951937"/>
        </w:tc>
        <w:tc>
          <w:tcPr>
            <w:tcW w:w="620" w:type="pct"/>
          </w:tcPr>
          <w:p w14:paraId="5B751611" w14:textId="77777777" w:rsidR="000F4FDE" w:rsidRDefault="000F4FDE" w:rsidP="00951937"/>
        </w:tc>
      </w:tr>
      <w:tr w:rsidR="000F4FDE" w14:paraId="7A02679A" w14:textId="77777777" w:rsidTr="00E50E4A">
        <w:trPr>
          <w:trHeight w:val="288"/>
        </w:trPr>
        <w:tc>
          <w:tcPr>
            <w:tcW w:w="1251" w:type="pct"/>
          </w:tcPr>
          <w:p w14:paraId="6617BB0B" w14:textId="2C10344C" w:rsidR="000F4FDE" w:rsidRDefault="009756D1" w:rsidP="00951937">
            <w:r>
              <w:t>Grant</w:t>
            </w:r>
          </w:p>
        </w:tc>
        <w:tc>
          <w:tcPr>
            <w:tcW w:w="2612" w:type="pct"/>
          </w:tcPr>
          <w:p w14:paraId="376F6F83" w14:textId="6B8C9D83" w:rsidR="000F4FDE" w:rsidRDefault="00503424" w:rsidP="00951937">
            <w:r>
              <w:t>0% chance of surviving round 2</w:t>
            </w:r>
            <w:r>
              <w:t>. Likely due to low self-mastery</w:t>
            </w:r>
            <w:r w:rsidR="00640477">
              <w:t>. While Grant has advantages in the martial acumen, the aggregation of other factors knocks him out of contention in Round 2.</w:t>
            </w:r>
          </w:p>
        </w:tc>
        <w:tc>
          <w:tcPr>
            <w:tcW w:w="517" w:type="pct"/>
          </w:tcPr>
          <w:p w14:paraId="4915B840" w14:textId="77777777" w:rsidR="000F4FDE" w:rsidRDefault="000F4FDE" w:rsidP="00951937"/>
        </w:tc>
        <w:tc>
          <w:tcPr>
            <w:tcW w:w="620" w:type="pct"/>
          </w:tcPr>
          <w:p w14:paraId="614A49E9" w14:textId="77777777" w:rsidR="000F4FDE" w:rsidRDefault="000F4FDE" w:rsidP="00951937"/>
        </w:tc>
      </w:tr>
      <w:tr w:rsidR="000F4FDE" w14:paraId="1E4E1D31" w14:textId="77777777" w:rsidTr="00E50E4A">
        <w:trPr>
          <w:trHeight w:val="288"/>
        </w:trPr>
        <w:tc>
          <w:tcPr>
            <w:tcW w:w="1251" w:type="pct"/>
          </w:tcPr>
          <w:p w14:paraId="494D77BB" w14:textId="172EED52" w:rsidR="000F4FDE" w:rsidRDefault="009756D1" w:rsidP="00951937">
            <w:r>
              <w:t>Hayes</w:t>
            </w:r>
          </w:p>
        </w:tc>
        <w:tc>
          <w:tcPr>
            <w:tcW w:w="2612" w:type="pct"/>
          </w:tcPr>
          <w:p w14:paraId="3BF71348" w14:textId="6FFCA632" w:rsidR="000F4FDE" w:rsidRDefault="00503424" w:rsidP="00951937">
            <w:r>
              <w:t>0% chance of surviving round 2.</w:t>
            </w:r>
            <w:r w:rsidR="00640477">
              <w:t xml:space="preserve"> Just mediocre overall. Loses in Round 2 due to low social awareness.</w:t>
            </w:r>
          </w:p>
        </w:tc>
        <w:tc>
          <w:tcPr>
            <w:tcW w:w="517" w:type="pct"/>
          </w:tcPr>
          <w:p w14:paraId="10AB7C8A" w14:textId="77777777" w:rsidR="000F4FDE" w:rsidRDefault="000F4FDE" w:rsidP="00951937"/>
        </w:tc>
        <w:tc>
          <w:tcPr>
            <w:tcW w:w="620" w:type="pct"/>
          </w:tcPr>
          <w:p w14:paraId="1DD56345" w14:textId="77777777" w:rsidR="000F4FDE" w:rsidRDefault="000F4FDE" w:rsidP="00951937"/>
        </w:tc>
      </w:tr>
      <w:tr w:rsidR="000F4FDE" w14:paraId="6795E72A" w14:textId="77777777" w:rsidTr="00E50E4A">
        <w:trPr>
          <w:trHeight w:val="288"/>
        </w:trPr>
        <w:tc>
          <w:tcPr>
            <w:tcW w:w="1251" w:type="pct"/>
          </w:tcPr>
          <w:p w14:paraId="35C2B373" w14:textId="70D325EB" w:rsidR="000F4FDE" w:rsidRDefault="009756D1" w:rsidP="00951937">
            <w:r>
              <w:t>Arthur</w:t>
            </w:r>
          </w:p>
        </w:tc>
        <w:tc>
          <w:tcPr>
            <w:tcW w:w="2612" w:type="pct"/>
          </w:tcPr>
          <w:p w14:paraId="096B03AB" w14:textId="4F82DCDF" w:rsidR="000F4FDE" w:rsidRDefault="00503424" w:rsidP="00951937">
            <w:r>
              <w:t xml:space="preserve">12% chance of surviving round 2. </w:t>
            </w:r>
            <w:r w:rsidR="00640477">
              <w:t xml:space="preserve">Character is overall neutral. Generally everything else is just mediocre. </w:t>
            </w:r>
          </w:p>
        </w:tc>
        <w:tc>
          <w:tcPr>
            <w:tcW w:w="517" w:type="pct"/>
          </w:tcPr>
          <w:p w14:paraId="69787622" w14:textId="77777777" w:rsidR="000F4FDE" w:rsidRDefault="000F4FDE" w:rsidP="00951937"/>
        </w:tc>
        <w:tc>
          <w:tcPr>
            <w:tcW w:w="620" w:type="pct"/>
          </w:tcPr>
          <w:p w14:paraId="4D58ED56" w14:textId="77777777" w:rsidR="000F4FDE" w:rsidRDefault="000F4FDE" w:rsidP="00951937"/>
        </w:tc>
      </w:tr>
      <w:tr w:rsidR="000F4FDE" w14:paraId="0CEA9302" w14:textId="77777777" w:rsidTr="00E50E4A">
        <w:trPr>
          <w:trHeight w:val="288"/>
        </w:trPr>
        <w:tc>
          <w:tcPr>
            <w:tcW w:w="1251" w:type="pct"/>
            <w:shd w:val="clear" w:color="auto" w:fill="F2F2F2" w:themeFill="background1" w:themeFillShade="F2"/>
          </w:tcPr>
          <w:p w14:paraId="7CD217D0" w14:textId="77777777" w:rsidR="000F4FDE" w:rsidRDefault="000F4FDE" w:rsidP="00951937">
            <w:r>
              <w:t>Total Score Round 2</w:t>
            </w:r>
          </w:p>
        </w:tc>
        <w:tc>
          <w:tcPr>
            <w:tcW w:w="2612" w:type="pct"/>
            <w:shd w:val="clear" w:color="auto" w:fill="F2F2F2" w:themeFill="background1" w:themeFillShade="F2"/>
          </w:tcPr>
          <w:p w14:paraId="22E8736F" w14:textId="77777777" w:rsidR="000F4FDE" w:rsidRDefault="000F4FDE" w:rsidP="00951937">
            <w:r>
              <w:t>Multiply correct elimination x 7 for total points</w:t>
            </w:r>
          </w:p>
        </w:tc>
        <w:tc>
          <w:tcPr>
            <w:tcW w:w="517" w:type="pct"/>
            <w:shd w:val="clear" w:color="auto" w:fill="F2F2F2" w:themeFill="background1" w:themeFillShade="F2"/>
          </w:tcPr>
          <w:p w14:paraId="4AA14051" w14:textId="77777777" w:rsidR="000F4FDE" w:rsidRDefault="000F4FDE" w:rsidP="00951937"/>
        </w:tc>
        <w:tc>
          <w:tcPr>
            <w:tcW w:w="620" w:type="pct"/>
            <w:shd w:val="clear" w:color="auto" w:fill="F2F2F2" w:themeFill="background1" w:themeFillShade="F2"/>
          </w:tcPr>
          <w:p w14:paraId="272D38D9" w14:textId="77777777" w:rsidR="000F4FDE" w:rsidRDefault="000F4FDE" w:rsidP="00951937"/>
        </w:tc>
      </w:tr>
    </w:tbl>
    <w:p w14:paraId="1E1673B8" w14:textId="77777777" w:rsidR="000F4FDE" w:rsidRDefault="000F4FDE" w:rsidP="000F4FDE">
      <w:pPr>
        <w:spacing w:after="0" w:line="240" w:lineRule="auto"/>
        <w:rPr>
          <w:ins w:id="4" w:author="Arp, Robert CIV USARMY CAC (USA)" w:date="2021-09-20T12:41:00Z"/>
        </w:rPr>
      </w:pPr>
    </w:p>
    <w:p w14:paraId="5E6211F7" w14:textId="77777777" w:rsidR="00854F64" w:rsidRDefault="00854F64" w:rsidP="000F4FDE">
      <w:pPr>
        <w:spacing w:after="0" w:line="240" w:lineRule="auto"/>
      </w:pPr>
    </w:p>
    <w:p w14:paraId="73580C71" w14:textId="77777777" w:rsidR="00B852B5" w:rsidRDefault="0007250A" w:rsidP="00B852B5">
      <w:pPr>
        <w:spacing w:after="0" w:line="240" w:lineRule="auto"/>
      </w:pPr>
      <w:r w:rsidRPr="0007250A">
        <w:rPr>
          <w:b/>
          <w:u w:val="single"/>
        </w:rPr>
        <w:t>Round 3 Instructions</w:t>
      </w:r>
      <w:r w:rsidRPr="0007250A">
        <w:t xml:space="preserve">:  </w:t>
      </w:r>
      <w:r>
        <w:t xml:space="preserve">16 Presidents remain.  </w:t>
      </w:r>
      <w:r w:rsidRPr="0007250A">
        <w:t xml:space="preserve">For round </w:t>
      </w:r>
      <w:r w:rsidR="000F4FDE">
        <w:t>3</w:t>
      </w:r>
      <w:r w:rsidRPr="0007250A">
        <w:t xml:space="preserve">, identify 8 presidents </w:t>
      </w:r>
      <w:r w:rsidR="009023B5">
        <w:t xml:space="preserve">to </w:t>
      </w:r>
      <w:r w:rsidRPr="00E50E4A">
        <w:rPr>
          <w:b/>
          <w:i/>
          <w:u w:val="single"/>
        </w:rPr>
        <w:t>progress</w:t>
      </w:r>
      <w:r w:rsidRPr="009023B5">
        <w:rPr>
          <w:b/>
          <w:u w:val="single"/>
        </w:rPr>
        <w:t xml:space="preserve"> </w:t>
      </w:r>
      <w:r>
        <w:t>to the final round</w:t>
      </w:r>
      <w:r w:rsidRPr="0007250A">
        <w:t xml:space="preserve">.  You must provide a rationale </w:t>
      </w:r>
      <w:r>
        <w:t>why the president progresses to the final round</w:t>
      </w:r>
      <w:r w:rsidRPr="0007250A">
        <w:t xml:space="preserve">.  </w:t>
      </w:r>
    </w:p>
    <w:p w14:paraId="13E2317B" w14:textId="77777777" w:rsidR="00B852B5" w:rsidRDefault="00B852B5" w:rsidP="00B852B5">
      <w:pPr>
        <w:spacing w:after="0" w:line="240" w:lineRule="auto"/>
      </w:pPr>
      <w:r>
        <w:t>Step 1:  Calculate your scores (</w:t>
      </w:r>
      <w:r w:rsidRPr="00B852B5">
        <w:rPr>
          <w:b/>
          <w:color w:val="FF0000"/>
        </w:rPr>
        <w:t>To include instructor awarded bonus points</w:t>
      </w:r>
      <w:r>
        <w:t>).</w:t>
      </w:r>
    </w:p>
    <w:p w14:paraId="6790FAD9" w14:textId="62ED5E05" w:rsidR="00B852B5" w:rsidRDefault="00B852B5" w:rsidP="00B852B5">
      <w:pPr>
        <w:spacing w:after="0" w:line="240" w:lineRule="auto"/>
      </w:pPr>
      <w:r>
        <w:t xml:space="preserve">Step 2:  Given what occurred in Round 2, </w:t>
      </w:r>
      <w:ins w:id="5" w:author="Arp, Robert CIV USARMY CAC (USA)" w:date="2021-09-20T12:44:00Z">
        <w:r w:rsidR="00854F64">
          <w:t>r</w:t>
        </w:r>
      </w:ins>
      <w:r>
        <w:t xml:space="preserve">evisit your list </w:t>
      </w:r>
      <w:ins w:id="6" w:author="Arp, Robert CIV USARMY CAC (USA)" w:date="2021-09-20T12:44:00Z">
        <w:r w:rsidR="00854F64">
          <w:t>and</w:t>
        </w:r>
      </w:ins>
      <w:r>
        <w:t xml:space="preserve"> selections for round two.  You may adjust your list by up to four presidents for round 2. </w:t>
      </w:r>
      <w:ins w:id="7" w:author="Arp, Robert CIV USARMY CAC (USA)" w:date="2021-09-20T12:44:00Z">
        <w:r w:rsidR="00854F64">
          <w:t xml:space="preserve"> </w:t>
        </w:r>
      </w:ins>
      <w:r>
        <w:t xml:space="preserve">For each president correctly </w:t>
      </w:r>
      <w:r>
        <w:rPr>
          <w:b/>
          <w:i/>
          <w:u w:val="single"/>
        </w:rPr>
        <w:t>progressing</w:t>
      </w:r>
      <w:r>
        <w:t xml:space="preserve">, your team will receive 12 points.  </w:t>
      </w:r>
    </w:p>
    <w:p w14:paraId="3FF43564" w14:textId="77777777" w:rsidR="00B852B5" w:rsidRDefault="00B852B5" w:rsidP="009023B5">
      <w:pPr>
        <w:spacing w:after="0" w:line="240" w:lineRule="auto"/>
      </w:pPr>
      <w:r>
        <w:t>Step 3: You have 10 minutes</w:t>
      </w:r>
      <w:ins w:id="8" w:author="Arp, Robert CIV USARMY CAC (USA)" w:date="2021-09-20T12:44:00Z">
        <w:r w:rsidR="00854F64">
          <w:t>.</w:t>
        </w:r>
      </w:ins>
    </w:p>
    <w:p w14:paraId="16B12003" w14:textId="77777777" w:rsidR="009023B5" w:rsidRDefault="009023B5" w:rsidP="009023B5">
      <w:pPr>
        <w:spacing w:after="0" w:line="240" w:lineRule="auto"/>
      </w:pPr>
    </w:p>
    <w:tbl>
      <w:tblPr>
        <w:tblStyle w:val="TableGrid"/>
        <w:tblW w:w="5000" w:type="pct"/>
        <w:tblLook w:val="04A0" w:firstRow="1" w:lastRow="0" w:firstColumn="1" w:lastColumn="0" w:noHBand="0" w:noVBand="1"/>
      </w:tblPr>
      <w:tblGrid>
        <w:gridCol w:w="2699"/>
        <w:gridCol w:w="5637"/>
        <w:gridCol w:w="1116"/>
        <w:gridCol w:w="1338"/>
      </w:tblGrid>
      <w:tr w:rsidR="009023B5" w14:paraId="75AED2C5" w14:textId="77777777" w:rsidTr="00E50E4A">
        <w:trPr>
          <w:trHeight w:val="288"/>
        </w:trPr>
        <w:tc>
          <w:tcPr>
            <w:tcW w:w="1251" w:type="pct"/>
            <w:shd w:val="clear" w:color="auto" w:fill="BFBFBF" w:themeFill="background1" w:themeFillShade="BF"/>
          </w:tcPr>
          <w:p w14:paraId="2425CF09" w14:textId="77777777" w:rsidR="009023B5" w:rsidRPr="0007250A" w:rsidRDefault="009023B5" w:rsidP="00951937">
            <w:pPr>
              <w:jc w:val="center"/>
              <w:rPr>
                <w:b/>
              </w:rPr>
            </w:pPr>
            <w:r w:rsidRPr="0007250A">
              <w:rPr>
                <w:b/>
              </w:rPr>
              <w:t>President</w:t>
            </w:r>
          </w:p>
        </w:tc>
        <w:tc>
          <w:tcPr>
            <w:tcW w:w="2612" w:type="pct"/>
            <w:shd w:val="clear" w:color="auto" w:fill="BFBFBF" w:themeFill="background1" w:themeFillShade="BF"/>
          </w:tcPr>
          <w:p w14:paraId="59844BBC" w14:textId="77777777" w:rsidR="009023B5" w:rsidRPr="0007250A" w:rsidRDefault="009023B5" w:rsidP="009A5029">
            <w:pPr>
              <w:jc w:val="center"/>
              <w:rPr>
                <w:b/>
              </w:rPr>
            </w:pPr>
            <w:r w:rsidRPr="0007250A">
              <w:rPr>
                <w:b/>
              </w:rPr>
              <w:t xml:space="preserve">Rationale for </w:t>
            </w:r>
            <w:r w:rsidR="009A5029">
              <w:rPr>
                <w:b/>
              </w:rPr>
              <w:t>Progression</w:t>
            </w:r>
          </w:p>
        </w:tc>
        <w:tc>
          <w:tcPr>
            <w:tcW w:w="517" w:type="pct"/>
            <w:shd w:val="clear" w:color="auto" w:fill="BFBFBF" w:themeFill="background1" w:themeFillShade="BF"/>
          </w:tcPr>
          <w:p w14:paraId="435A3F5E" w14:textId="77777777" w:rsidR="009023B5" w:rsidRPr="0007250A" w:rsidRDefault="009023B5" w:rsidP="00951937">
            <w:pPr>
              <w:jc w:val="center"/>
              <w:rPr>
                <w:b/>
              </w:rPr>
            </w:pPr>
            <w:r w:rsidRPr="0007250A">
              <w:rPr>
                <w:b/>
              </w:rPr>
              <w:t>Correct</w:t>
            </w:r>
          </w:p>
        </w:tc>
        <w:tc>
          <w:tcPr>
            <w:tcW w:w="620" w:type="pct"/>
            <w:shd w:val="clear" w:color="auto" w:fill="BFBFBF" w:themeFill="background1" w:themeFillShade="BF"/>
          </w:tcPr>
          <w:p w14:paraId="783DCB57" w14:textId="77777777" w:rsidR="009023B5" w:rsidRPr="0007250A" w:rsidRDefault="009023B5" w:rsidP="00951937">
            <w:pPr>
              <w:jc w:val="center"/>
              <w:rPr>
                <w:b/>
              </w:rPr>
            </w:pPr>
            <w:r w:rsidRPr="0007250A">
              <w:rPr>
                <w:b/>
              </w:rPr>
              <w:t>Points</w:t>
            </w:r>
          </w:p>
        </w:tc>
      </w:tr>
      <w:tr w:rsidR="009023B5" w14:paraId="57C8B324" w14:textId="77777777" w:rsidTr="00E50E4A">
        <w:trPr>
          <w:trHeight w:val="288"/>
        </w:trPr>
        <w:tc>
          <w:tcPr>
            <w:tcW w:w="1251" w:type="pct"/>
          </w:tcPr>
          <w:p w14:paraId="4ED8CDAC" w14:textId="126C4ED4" w:rsidR="009023B5" w:rsidRDefault="009756D1" w:rsidP="00951937">
            <w:r>
              <w:t>Washington</w:t>
            </w:r>
          </w:p>
        </w:tc>
        <w:tc>
          <w:tcPr>
            <w:tcW w:w="2612" w:type="pct"/>
          </w:tcPr>
          <w:p w14:paraId="6E570DEF" w14:textId="0C5AB12C" w:rsidR="009023B5" w:rsidRDefault="001E3E3B" w:rsidP="00951937">
            <w:r>
              <w:t>100% "First in war, first in peace, first in the hearts of his countrymen". Washington is our horse. In 100,000 simulations, he remains on top 84% of the time. In Round 3, character switches, providing an advantage to authoritarian individualists</w:t>
            </w:r>
          </w:p>
        </w:tc>
        <w:tc>
          <w:tcPr>
            <w:tcW w:w="517" w:type="pct"/>
          </w:tcPr>
          <w:p w14:paraId="1CBE6A7C" w14:textId="77777777" w:rsidR="009023B5" w:rsidRDefault="009023B5" w:rsidP="00951937"/>
        </w:tc>
        <w:tc>
          <w:tcPr>
            <w:tcW w:w="620" w:type="pct"/>
          </w:tcPr>
          <w:p w14:paraId="5007D6CF" w14:textId="77777777" w:rsidR="009023B5" w:rsidRDefault="009023B5" w:rsidP="00951937"/>
        </w:tc>
      </w:tr>
      <w:tr w:rsidR="009023B5" w14:paraId="2A0BC8D0" w14:textId="77777777" w:rsidTr="00E50E4A">
        <w:trPr>
          <w:trHeight w:val="288"/>
        </w:trPr>
        <w:tc>
          <w:tcPr>
            <w:tcW w:w="1251" w:type="pct"/>
          </w:tcPr>
          <w:p w14:paraId="498D5427" w14:textId="7DA081ED" w:rsidR="009023B5" w:rsidRDefault="009756D1" w:rsidP="00951937">
            <w:r>
              <w:t>Monroe</w:t>
            </w:r>
          </w:p>
        </w:tc>
        <w:tc>
          <w:tcPr>
            <w:tcW w:w="2612" w:type="pct"/>
          </w:tcPr>
          <w:p w14:paraId="4DE24178" w14:textId="5C1472AC" w:rsidR="009023B5" w:rsidRDefault="001E3E3B" w:rsidP="00951937">
            <w:r>
              <w:t>100% High relationship awareness, likely to do anything to survive, high martial acumen, younger, Monroe is a strong candidate to take it all.</w:t>
            </w:r>
          </w:p>
        </w:tc>
        <w:tc>
          <w:tcPr>
            <w:tcW w:w="517" w:type="pct"/>
          </w:tcPr>
          <w:p w14:paraId="7BF6889C" w14:textId="77777777" w:rsidR="009023B5" w:rsidRDefault="009023B5" w:rsidP="00951937"/>
        </w:tc>
        <w:tc>
          <w:tcPr>
            <w:tcW w:w="620" w:type="pct"/>
          </w:tcPr>
          <w:p w14:paraId="3BE3B7B7" w14:textId="77777777" w:rsidR="009023B5" w:rsidRDefault="009023B5" w:rsidP="00951937"/>
        </w:tc>
      </w:tr>
      <w:tr w:rsidR="009023B5" w14:paraId="6BE4488F" w14:textId="77777777" w:rsidTr="00E50E4A">
        <w:trPr>
          <w:trHeight w:val="288"/>
        </w:trPr>
        <w:tc>
          <w:tcPr>
            <w:tcW w:w="1251" w:type="pct"/>
          </w:tcPr>
          <w:p w14:paraId="2123AB88" w14:textId="69D8366B" w:rsidR="009023B5" w:rsidRDefault="009756D1" w:rsidP="00951937">
            <w:r>
              <w:t>Bush the Elder</w:t>
            </w:r>
          </w:p>
        </w:tc>
        <w:tc>
          <w:tcPr>
            <w:tcW w:w="2612" w:type="pct"/>
          </w:tcPr>
          <w:p w14:paraId="70783D52" w14:textId="752DA8E0" w:rsidR="009023B5" w:rsidRDefault="001E3E3B" w:rsidP="00951937">
            <w:r>
              <w:t>100% Scrappy, with a good balance of robustness and ally-building skills.</w:t>
            </w:r>
          </w:p>
        </w:tc>
        <w:tc>
          <w:tcPr>
            <w:tcW w:w="517" w:type="pct"/>
          </w:tcPr>
          <w:p w14:paraId="4FD5667A" w14:textId="77777777" w:rsidR="009023B5" w:rsidRDefault="009023B5" w:rsidP="00951937"/>
        </w:tc>
        <w:tc>
          <w:tcPr>
            <w:tcW w:w="620" w:type="pct"/>
          </w:tcPr>
          <w:p w14:paraId="48C9418B" w14:textId="77777777" w:rsidR="009023B5" w:rsidRDefault="009023B5" w:rsidP="00951937"/>
        </w:tc>
      </w:tr>
      <w:tr w:rsidR="009023B5" w14:paraId="7E01805C" w14:textId="77777777" w:rsidTr="00E50E4A">
        <w:trPr>
          <w:trHeight w:val="288"/>
        </w:trPr>
        <w:tc>
          <w:tcPr>
            <w:tcW w:w="1251" w:type="pct"/>
          </w:tcPr>
          <w:p w14:paraId="2FC098B3" w14:textId="171A1583" w:rsidR="009023B5" w:rsidRDefault="009756D1" w:rsidP="00951937">
            <w:r>
              <w:lastRenderedPageBreak/>
              <w:t>Lincoln</w:t>
            </w:r>
          </w:p>
        </w:tc>
        <w:tc>
          <w:tcPr>
            <w:tcW w:w="2612" w:type="pct"/>
          </w:tcPr>
          <w:p w14:paraId="0AAEE385" w14:textId="4CE2F495" w:rsidR="009023B5" w:rsidRDefault="001E3E3B" w:rsidP="00951937">
            <w:r>
              <w:t xml:space="preserve">100% Strong advantage in </w:t>
            </w:r>
            <w:proofErr w:type="gramStart"/>
            <w:r>
              <w:t>hand to hand</w:t>
            </w:r>
            <w:proofErr w:type="gramEnd"/>
            <w:r>
              <w:t xml:space="preserve"> combat as well as relationship building, but Lincoln's assessed lower cognitive competency decrease his likelihood of winning overall. However, he is almost guaranteed to make it to round 3 and is a strong contender for the final 4. </w:t>
            </w:r>
          </w:p>
        </w:tc>
        <w:tc>
          <w:tcPr>
            <w:tcW w:w="517" w:type="pct"/>
          </w:tcPr>
          <w:p w14:paraId="725B2CA5" w14:textId="77777777" w:rsidR="009023B5" w:rsidRDefault="009023B5" w:rsidP="00951937"/>
        </w:tc>
        <w:tc>
          <w:tcPr>
            <w:tcW w:w="620" w:type="pct"/>
          </w:tcPr>
          <w:p w14:paraId="2ECCB326" w14:textId="77777777" w:rsidR="009023B5" w:rsidRDefault="009023B5" w:rsidP="00951937"/>
        </w:tc>
      </w:tr>
      <w:tr w:rsidR="009023B5" w14:paraId="42CE7ECF" w14:textId="77777777" w:rsidTr="00E50E4A">
        <w:trPr>
          <w:trHeight w:val="288"/>
        </w:trPr>
        <w:tc>
          <w:tcPr>
            <w:tcW w:w="1251" w:type="pct"/>
          </w:tcPr>
          <w:p w14:paraId="1AA6352C" w14:textId="1BD540BC" w:rsidR="009023B5" w:rsidRDefault="009756D1" w:rsidP="00951937">
            <w:r>
              <w:t>McKinley</w:t>
            </w:r>
          </w:p>
        </w:tc>
        <w:tc>
          <w:tcPr>
            <w:tcW w:w="2612" w:type="pct"/>
          </w:tcPr>
          <w:p w14:paraId="75529440" w14:textId="579BFF13" w:rsidR="009023B5" w:rsidRDefault="001E3E3B" w:rsidP="00951937">
            <w:r>
              <w:t>100%</w:t>
            </w:r>
            <w:r w:rsidR="00D17207">
              <w:t xml:space="preserve"> Doesn't stand out as a target in round 1 or </w:t>
            </w:r>
            <w:proofErr w:type="gramStart"/>
            <w:r w:rsidR="00D17207">
              <w:t>2, but</w:t>
            </w:r>
            <w:proofErr w:type="gramEnd"/>
            <w:r w:rsidR="00D17207">
              <w:t xml:space="preserve"> is skilled enough to survive. Very likely to survive into round 3 based on character. </w:t>
            </w:r>
          </w:p>
        </w:tc>
        <w:tc>
          <w:tcPr>
            <w:tcW w:w="517" w:type="pct"/>
          </w:tcPr>
          <w:p w14:paraId="7C0E4F16" w14:textId="77777777" w:rsidR="009023B5" w:rsidRDefault="009023B5" w:rsidP="00951937"/>
        </w:tc>
        <w:tc>
          <w:tcPr>
            <w:tcW w:w="620" w:type="pct"/>
          </w:tcPr>
          <w:p w14:paraId="4BFCF84D" w14:textId="77777777" w:rsidR="009023B5" w:rsidRDefault="009023B5" w:rsidP="00951937"/>
        </w:tc>
      </w:tr>
      <w:tr w:rsidR="009023B5" w14:paraId="20CBC8D4" w14:textId="77777777" w:rsidTr="00E50E4A">
        <w:trPr>
          <w:trHeight w:val="288"/>
        </w:trPr>
        <w:tc>
          <w:tcPr>
            <w:tcW w:w="1251" w:type="pct"/>
          </w:tcPr>
          <w:p w14:paraId="06E3A711" w14:textId="1088C73F" w:rsidR="009023B5" w:rsidRDefault="009756D1" w:rsidP="00951937">
            <w:r>
              <w:t>Teddy Roosevelt</w:t>
            </w:r>
          </w:p>
        </w:tc>
        <w:tc>
          <w:tcPr>
            <w:tcW w:w="2612" w:type="pct"/>
          </w:tcPr>
          <w:p w14:paraId="668CDED0" w14:textId="4CCEE003" w:rsidR="009023B5" w:rsidRDefault="001E3E3B" w:rsidP="00951937">
            <w:r>
              <w:t>100%</w:t>
            </w:r>
            <w:r w:rsidR="00D17207">
              <w:t xml:space="preserve"> Martial acumen, ally building, physically robust and charming. Cognitive competency is a weakness, and makes him likely follow another, more cognitively robust, contender into round 3. </w:t>
            </w:r>
          </w:p>
        </w:tc>
        <w:tc>
          <w:tcPr>
            <w:tcW w:w="517" w:type="pct"/>
          </w:tcPr>
          <w:p w14:paraId="454CAEC6" w14:textId="77777777" w:rsidR="009023B5" w:rsidRDefault="009023B5" w:rsidP="00951937"/>
        </w:tc>
        <w:tc>
          <w:tcPr>
            <w:tcW w:w="620" w:type="pct"/>
          </w:tcPr>
          <w:p w14:paraId="29D9BA46" w14:textId="77777777" w:rsidR="009023B5" w:rsidRDefault="009023B5" w:rsidP="00951937"/>
        </w:tc>
      </w:tr>
      <w:tr w:rsidR="009023B5" w14:paraId="16634B45" w14:textId="77777777" w:rsidTr="00E50E4A">
        <w:trPr>
          <w:trHeight w:val="288"/>
        </w:trPr>
        <w:tc>
          <w:tcPr>
            <w:tcW w:w="1251" w:type="pct"/>
          </w:tcPr>
          <w:p w14:paraId="44E425BD" w14:textId="4C55FBA1" w:rsidR="009023B5" w:rsidRDefault="009756D1" w:rsidP="00951937">
            <w:r>
              <w:t>Jefferson</w:t>
            </w:r>
          </w:p>
        </w:tc>
        <w:tc>
          <w:tcPr>
            <w:tcW w:w="2612" w:type="pct"/>
          </w:tcPr>
          <w:p w14:paraId="7F888A64" w14:textId="4ED9B10A" w:rsidR="009023B5" w:rsidRDefault="001E3E3B" w:rsidP="00951937">
            <w:r>
              <w:t>99%</w:t>
            </w:r>
            <w:r w:rsidR="00D17207">
              <w:t xml:space="preserve"> Great overall scores.</w:t>
            </w:r>
          </w:p>
        </w:tc>
        <w:tc>
          <w:tcPr>
            <w:tcW w:w="517" w:type="pct"/>
          </w:tcPr>
          <w:p w14:paraId="34320A27" w14:textId="77777777" w:rsidR="009023B5" w:rsidRDefault="009023B5" w:rsidP="00951937"/>
        </w:tc>
        <w:tc>
          <w:tcPr>
            <w:tcW w:w="620" w:type="pct"/>
          </w:tcPr>
          <w:p w14:paraId="7EBC3C53" w14:textId="77777777" w:rsidR="009023B5" w:rsidRDefault="009023B5" w:rsidP="00951937"/>
        </w:tc>
      </w:tr>
      <w:tr w:rsidR="001E3E3B" w14:paraId="7746D6F8" w14:textId="77777777" w:rsidTr="00E50E4A">
        <w:trPr>
          <w:trHeight w:val="288"/>
        </w:trPr>
        <w:tc>
          <w:tcPr>
            <w:tcW w:w="1251" w:type="pct"/>
          </w:tcPr>
          <w:p w14:paraId="14501398" w14:textId="48085E5C" w:rsidR="001E3E3B" w:rsidRDefault="001E3E3B" w:rsidP="00951937">
            <w:r>
              <w:t>Polk</w:t>
            </w:r>
          </w:p>
        </w:tc>
        <w:tc>
          <w:tcPr>
            <w:tcW w:w="2612" w:type="pct"/>
          </w:tcPr>
          <w:p w14:paraId="5F0C7480" w14:textId="0A6C3CA4" w:rsidR="001E3E3B" w:rsidRDefault="001E3E3B" w:rsidP="00951937">
            <w:r>
              <w:t>Low confidence in this selection (26%)</w:t>
            </w:r>
          </w:p>
        </w:tc>
        <w:tc>
          <w:tcPr>
            <w:tcW w:w="517" w:type="pct"/>
          </w:tcPr>
          <w:p w14:paraId="7BDE3ADF" w14:textId="77777777" w:rsidR="001E3E3B" w:rsidRDefault="001E3E3B" w:rsidP="00951937"/>
        </w:tc>
        <w:tc>
          <w:tcPr>
            <w:tcW w:w="620" w:type="pct"/>
          </w:tcPr>
          <w:p w14:paraId="17857E31" w14:textId="77777777" w:rsidR="001E3E3B" w:rsidRDefault="001E3E3B" w:rsidP="00951937"/>
        </w:tc>
      </w:tr>
      <w:tr w:rsidR="009023B5" w14:paraId="49B42E27" w14:textId="77777777" w:rsidTr="00E50E4A">
        <w:trPr>
          <w:trHeight w:val="288"/>
        </w:trPr>
        <w:tc>
          <w:tcPr>
            <w:tcW w:w="1251" w:type="pct"/>
          </w:tcPr>
          <w:p w14:paraId="7A4B4724" w14:textId="0092492D" w:rsidR="009023B5" w:rsidRDefault="001E3E3B" w:rsidP="00951937">
            <w:r>
              <w:t>Reagan</w:t>
            </w:r>
          </w:p>
        </w:tc>
        <w:tc>
          <w:tcPr>
            <w:tcW w:w="2612" w:type="pct"/>
          </w:tcPr>
          <w:p w14:paraId="34F52F4F" w14:textId="7B947601" w:rsidR="009023B5" w:rsidRDefault="001E3E3B" w:rsidP="00951937">
            <w:r>
              <w:t xml:space="preserve">(Honorable mention) Interestingly, if Reagan survives round 2 (77%), he is 44% likely to make it to round 3. This is likely due to his individualist frame, meaning he is possibly more likely to betray/overpower/deceive his fellow contenders. </w:t>
            </w:r>
          </w:p>
        </w:tc>
        <w:tc>
          <w:tcPr>
            <w:tcW w:w="517" w:type="pct"/>
          </w:tcPr>
          <w:p w14:paraId="3D24ADA9" w14:textId="77777777" w:rsidR="009023B5" w:rsidRDefault="009023B5" w:rsidP="00951937"/>
        </w:tc>
        <w:tc>
          <w:tcPr>
            <w:tcW w:w="620" w:type="pct"/>
          </w:tcPr>
          <w:p w14:paraId="4326FC91" w14:textId="77777777" w:rsidR="009023B5" w:rsidRDefault="009023B5" w:rsidP="00951937"/>
        </w:tc>
      </w:tr>
      <w:tr w:rsidR="009023B5" w14:paraId="77704FEB" w14:textId="77777777" w:rsidTr="00E50E4A">
        <w:trPr>
          <w:trHeight w:val="288"/>
        </w:trPr>
        <w:tc>
          <w:tcPr>
            <w:tcW w:w="1251" w:type="pct"/>
            <w:shd w:val="clear" w:color="auto" w:fill="F2F2F2" w:themeFill="background1" w:themeFillShade="F2"/>
          </w:tcPr>
          <w:p w14:paraId="205B6217" w14:textId="77777777" w:rsidR="009023B5" w:rsidRDefault="009023B5" w:rsidP="009023B5">
            <w:r>
              <w:t>Total Score Round</w:t>
            </w:r>
            <w:r w:rsidR="009A5029">
              <w:t xml:space="preserve"> </w:t>
            </w:r>
            <w:r>
              <w:t>3</w:t>
            </w:r>
          </w:p>
        </w:tc>
        <w:tc>
          <w:tcPr>
            <w:tcW w:w="2612" w:type="pct"/>
            <w:shd w:val="clear" w:color="auto" w:fill="F2F2F2" w:themeFill="background1" w:themeFillShade="F2"/>
          </w:tcPr>
          <w:p w14:paraId="6CCED09D" w14:textId="77777777" w:rsidR="009023B5" w:rsidRDefault="009023B5" w:rsidP="009A5029">
            <w:r>
              <w:t>Multiply correct</w:t>
            </w:r>
            <w:r w:rsidR="009A5029">
              <w:t xml:space="preserve">ly retained </w:t>
            </w:r>
            <w:r>
              <w:t xml:space="preserve">x </w:t>
            </w:r>
            <w:r w:rsidR="009A5029">
              <w:t>12</w:t>
            </w:r>
            <w:r>
              <w:t xml:space="preserve"> for total points</w:t>
            </w:r>
          </w:p>
        </w:tc>
        <w:tc>
          <w:tcPr>
            <w:tcW w:w="517" w:type="pct"/>
            <w:shd w:val="clear" w:color="auto" w:fill="F2F2F2" w:themeFill="background1" w:themeFillShade="F2"/>
          </w:tcPr>
          <w:p w14:paraId="55260315" w14:textId="77777777" w:rsidR="009023B5" w:rsidRDefault="009023B5" w:rsidP="00951937"/>
        </w:tc>
        <w:tc>
          <w:tcPr>
            <w:tcW w:w="620" w:type="pct"/>
            <w:shd w:val="clear" w:color="auto" w:fill="F2F2F2" w:themeFill="background1" w:themeFillShade="F2"/>
          </w:tcPr>
          <w:p w14:paraId="2E5113C6" w14:textId="77777777" w:rsidR="009023B5" w:rsidRDefault="009023B5" w:rsidP="00951937"/>
        </w:tc>
      </w:tr>
    </w:tbl>
    <w:p w14:paraId="2AB6E508" w14:textId="77777777" w:rsidR="009023B5" w:rsidRDefault="009023B5" w:rsidP="0007250A">
      <w:pPr>
        <w:spacing w:after="0" w:line="240" w:lineRule="auto"/>
      </w:pPr>
    </w:p>
    <w:p w14:paraId="457D24B8" w14:textId="77777777" w:rsidR="009023B5" w:rsidRDefault="009023B5" w:rsidP="009023B5">
      <w:pPr>
        <w:spacing w:after="0" w:line="240" w:lineRule="auto"/>
      </w:pPr>
      <w:r>
        <w:rPr>
          <w:b/>
          <w:u w:val="single"/>
        </w:rPr>
        <w:t>Round 4 (Final)</w:t>
      </w:r>
      <w:r w:rsidRPr="0007250A">
        <w:rPr>
          <w:b/>
          <w:u w:val="single"/>
        </w:rPr>
        <w:t xml:space="preserve"> Instructions</w:t>
      </w:r>
      <w:r w:rsidRPr="0007250A">
        <w:t xml:space="preserve">:  </w:t>
      </w:r>
      <w:r>
        <w:t xml:space="preserve">8 Presidents remain.  </w:t>
      </w:r>
      <w:r w:rsidRPr="0007250A">
        <w:t xml:space="preserve">For round </w:t>
      </w:r>
      <w:r w:rsidR="009A5029">
        <w:t>4</w:t>
      </w:r>
      <w:r w:rsidRPr="0007250A">
        <w:t xml:space="preserve">, identify </w:t>
      </w:r>
      <w:r w:rsidR="009A5029">
        <w:t>4</w:t>
      </w:r>
      <w:r w:rsidRPr="0007250A">
        <w:t xml:space="preserve"> presidents </w:t>
      </w:r>
      <w:r>
        <w:t xml:space="preserve">to </w:t>
      </w:r>
      <w:r w:rsidRPr="00E50E4A">
        <w:rPr>
          <w:b/>
          <w:i/>
          <w:u w:val="single"/>
        </w:rPr>
        <w:t>progress</w:t>
      </w:r>
      <w:r w:rsidRPr="009023B5">
        <w:rPr>
          <w:b/>
          <w:u w:val="single"/>
        </w:rPr>
        <w:t xml:space="preserve"> </w:t>
      </w:r>
      <w:r>
        <w:t xml:space="preserve">to the final </w:t>
      </w:r>
      <w:r w:rsidR="009A5029">
        <w:t xml:space="preserve">4, the runner up, and the winner of the Presidential Battle Royale.  </w:t>
      </w:r>
      <w:r w:rsidRPr="0007250A">
        <w:t xml:space="preserve">You must provide a rationale </w:t>
      </w:r>
      <w:r>
        <w:t>why the president</w:t>
      </w:r>
      <w:r w:rsidR="00B852B5">
        <w:t>s</w:t>
      </w:r>
      <w:r>
        <w:t xml:space="preserve"> </w:t>
      </w:r>
      <w:r w:rsidR="009A5029">
        <w:t>ended where they did</w:t>
      </w:r>
      <w:r w:rsidRPr="0007250A">
        <w:t xml:space="preserve">.  </w:t>
      </w:r>
    </w:p>
    <w:p w14:paraId="4862E35B" w14:textId="77777777" w:rsidR="009023B5" w:rsidRDefault="009023B5" w:rsidP="009023B5">
      <w:pPr>
        <w:spacing w:after="0" w:line="240" w:lineRule="auto"/>
      </w:pPr>
    </w:p>
    <w:tbl>
      <w:tblPr>
        <w:tblStyle w:val="TableGrid"/>
        <w:tblW w:w="5000" w:type="pct"/>
        <w:tblLook w:val="04A0" w:firstRow="1" w:lastRow="0" w:firstColumn="1" w:lastColumn="0" w:noHBand="0" w:noVBand="1"/>
      </w:tblPr>
      <w:tblGrid>
        <w:gridCol w:w="2699"/>
        <w:gridCol w:w="5637"/>
        <w:gridCol w:w="1116"/>
        <w:gridCol w:w="1338"/>
      </w:tblGrid>
      <w:tr w:rsidR="009023B5" w14:paraId="41F16A20" w14:textId="77777777" w:rsidTr="00E50E4A">
        <w:trPr>
          <w:trHeight w:val="288"/>
        </w:trPr>
        <w:tc>
          <w:tcPr>
            <w:tcW w:w="1251" w:type="pct"/>
            <w:shd w:val="clear" w:color="auto" w:fill="BFBFBF" w:themeFill="background1" w:themeFillShade="BF"/>
          </w:tcPr>
          <w:p w14:paraId="14B904AF" w14:textId="77777777" w:rsidR="009023B5" w:rsidRPr="0007250A" w:rsidRDefault="009023B5" w:rsidP="00951937">
            <w:pPr>
              <w:jc w:val="center"/>
              <w:rPr>
                <w:b/>
              </w:rPr>
            </w:pPr>
            <w:r w:rsidRPr="0007250A">
              <w:rPr>
                <w:b/>
              </w:rPr>
              <w:t>President</w:t>
            </w:r>
          </w:p>
        </w:tc>
        <w:tc>
          <w:tcPr>
            <w:tcW w:w="2612" w:type="pct"/>
            <w:shd w:val="clear" w:color="auto" w:fill="BFBFBF" w:themeFill="background1" w:themeFillShade="BF"/>
          </w:tcPr>
          <w:p w14:paraId="18F57343" w14:textId="77777777" w:rsidR="009023B5" w:rsidRPr="0007250A" w:rsidRDefault="009023B5" w:rsidP="009A5029">
            <w:pPr>
              <w:jc w:val="center"/>
              <w:rPr>
                <w:b/>
              </w:rPr>
            </w:pPr>
            <w:r w:rsidRPr="0007250A">
              <w:rPr>
                <w:b/>
              </w:rPr>
              <w:t xml:space="preserve">Rationale for </w:t>
            </w:r>
            <w:r w:rsidR="009A5029">
              <w:rPr>
                <w:b/>
              </w:rPr>
              <w:t>Position</w:t>
            </w:r>
          </w:p>
        </w:tc>
        <w:tc>
          <w:tcPr>
            <w:tcW w:w="517" w:type="pct"/>
            <w:shd w:val="clear" w:color="auto" w:fill="BFBFBF" w:themeFill="background1" w:themeFillShade="BF"/>
          </w:tcPr>
          <w:p w14:paraId="1B5381F9" w14:textId="77777777" w:rsidR="009023B5" w:rsidRPr="0007250A" w:rsidRDefault="009023B5" w:rsidP="00951937">
            <w:pPr>
              <w:jc w:val="center"/>
              <w:rPr>
                <w:b/>
              </w:rPr>
            </w:pPr>
            <w:r w:rsidRPr="0007250A">
              <w:rPr>
                <w:b/>
              </w:rPr>
              <w:t>Correct</w:t>
            </w:r>
          </w:p>
        </w:tc>
        <w:tc>
          <w:tcPr>
            <w:tcW w:w="620" w:type="pct"/>
            <w:shd w:val="clear" w:color="auto" w:fill="BFBFBF" w:themeFill="background1" w:themeFillShade="BF"/>
          </w:tcPr>
          <w:p w14:paraId="6DADDC82" w14:textId="77777777" w:rsidR="009023B5" w:rsidRPr="0007250A" w:rsidRDefault="009023B5" w:rsidP="00951937">
            <w:pPr>
              <w:jc w:val="center"/>
              <w:rPr>
                <w:b/>
              </w:rPr>
            </w:pPr>
            <w:r w:rsidRPr="0007250A">
              <w:rPr>
                <w:b/>
              </w:rPr>
              <w:t>Points</w:t>
            </w:r>
          </w:p>
        </w:tc>
      </w:tr>
      <w:tr w:rsidR="009023B5" w14:paraId="2193BDD8" w14:textId="77777777" w:rsidTr="00E50E4A">
        <w:trPr>
          <w:trHeight w:val="288"/>
        </w:trPr>
        <w:tc>
          <w:tcPr>
            <w:tcW w:w="1251" w:type="pct"/>
          </w:tcPr>
          <w:p w14:paraId="6581340D" w14:textId="77777777" w:rsidR="009023B5" w:rsidRDefault="009A5029" w:rsidP="00951937">
            <w:r>
              <w:t>Winner (25 Points):</w:t>
            </w:r>
          </w:p>
        </w:tc>
        <w:tc>
          <w:tcPr>
            <w:tcW w:w="2612" w:type="pct"/>
          </w:tcPr>
          <w:p w14:paraId="28B6BC2D" w14:textId="6E2540DD" w:rsidR="009023B5" w:rsidRDefault="009756D1" w:rsidP="00951937">
            <w:r>
              <w:t>Washington</w:t>
            </w:r>
            <w:r w:rsidR="00D17207">
              <w:t xml:space="preserve"> 84% chance of overall win.</w:t>
            </w:r>
          </w:p>
        </w:tc>
        <w:tc>
          <w:tcPr>
            <w:tcW w:w="517" w:type="pct"/>
          </w:tcPr>
          <w:p w14:paraId="055DE1F1" w14:textId="77777777" w:rsidR="009023B5" w:rsidRDefault="009023B5" w:rsidP="00951937"/>
        </w:tc>
        <w:tc>
          <w:tcPr>
            <w:tcW w:w="620" w:type="pct"/>
          </w:tcPr>
          <w:p w14:paraId="7DB19AFC" w14:textId="77777777" w:rsidR="009023B5" w:rsidRDefault="009023B5" w:rsidP="00951937"/>
        </w:tc>
      </w:tr>
      <w:tr w:rsidR="009023B5" w14:paraId="46D94905" w14:textId="77777777" w:rsidTr="00E50E4A">
        <w:trPr>
          <w:trHeight w:val="288"/>
        </w:trPr>
        <w:tc>
          <w:tcPr>
            <w:tcW w:w="1251" w:type="pct"/>
          </w:tcPr>
          <w:p w14:paraId="3BE6CA88" w14:textId="77777777" w:rsidR="009023B5" w:rsidRDefault="009A5029" w:rsidP="00951937">
            <w:r>
              <w:t>Runner Up (17 pts):</w:t>
            </w:r>
          </w:p>
        </w:tc>
        <w:tc>
          <w:tcPr>
            <w:tcW w:w="2612" w:type="pct"/>
          </w:tcPr>
          <w:p w14:paraId="1FF48CB0" w14:textId="5EB63C88" w:rsidR="009023B5" w:rsidRDefault="009756D1" w:rsidP="00951937">
            <w:r>
              <w:t>Monroe</w:t>
            </w:r>
            <w:r w:rsidR="00D17207">
              <w:t xml:space="preserve"> 16% chance of overall win</w:t>
            </w:r>
          </w:p>
        </w:tc>
        <w:tc>
          <w:tcPr>
            <w:tcW w:w="517" w:type="pct"/>
          </w:tcPr>
          <w:p w14:paraId="03C60825" w14:textId="77777777" w:rsidR="009023B5" w:rsidRDefault="009023B5" w:rsidP="00951937"/>
        </w:tc>
        <w:tc>
          <w:tcPr>
            <w:tcW w:w="620" w:type="pct"/>
          </w:tcPr>
          <w:p w14:paraId="5F331C80" w14:textId="77777777" w:rsidR="009023B5" w:rsidRDefault="009023B5" w:rsidP="00951937"/>
        </w:tc>
      </w:tr>
      <w:tr w:rsidR="009023B5" w14:paraId="2F436FBA" w14:textId="77777777" w:rsidTr="00E50E4A">
        <w:trPr>
          <w:trHeight w:val="288"/>
        </w:trPr>
        <w:tc>
          <w:tcPr>
            <w:tcW w:w="1251" w:type="pct"/>
          </w:tcPr>
          <w:p w14:paraId="18D31B96" w14:textId="77777777" w:rsidR="009023B5" w:rsidRDefault="009A5029" w:rsidP="00951937">
            <w:r>
              <w:t>Final 4 (15 Pts)</w:t>
            </w:r>
          </w:p>
        </w:tc>
        <w:tc>
          <w:tcPr>
            <w:tcW w:w="2612" w:type="pct"/>
          </w:tcPr>
          <w:p w14:paraId="75D60A01" w14:textId="40A74970" w:rsidR="009023B5" w:rsidRDefault="009756D1" w:rsidP="00951937">
            <w:r>
              <w:t>Bush the Elder</w:t>
            </w:r>
            <w:r w:rsidR="00D17207">
              <w:t xml:space="preserve"> First runner up. </w:t>
            </w:r>
          </w:p>
        </w:tc>
        <w:tc>
          <w:tcPr>
            <w:tcW w:w="517" w:type="pct"/>
          </w:tcPr>
          <w:p w14:paraId="2F4AB144" w14:textId="77777777" w:rsidR="009023B5" w:rsidRDefault="009023B5" w:rsidP="00951937"/>
        </w:tc>
        <w:tc>
          <w:tcPr>
            <w:tcW w:w="620" w:type="pct"/>
          </w:tcPr>
          <w:p w14:paraId="5F7F3C91" w14:textId="77777777" w:rsidR="009023B5" w:rsidRDefault="009023B5" w:rsidP="00951937"/>
        </w:tc>
      </w:tr>
      <w:tr w:rsidR="009023B5" w14:paraId="206C4D38" w14:textId="77777777" w:rsidTr="00E50E4A">
        <w:trPr>
          <w:trHeight w:val="288"/>
        </w:trPr>
        <w:tc>
          <w:tcPr>
            <w:tcW w:w="1251" w:type="pct"/>
          </w:tcPr>
          <w:p w14:paraId="4921FF5F" w14:textId="77777777" w:rsidR="009023B5" w:rsidRDefault="009A5029" w:rsidP="00951937">
            <w:r>
              <w:t>Final 4 (15 pts)</w:t>
            </w:r>
          </w:p>
        </w:tc>
        <w:tc>
          <w:tcPr>
            <w:tcW w:w="2612" w:type="pct"/>
          </w:tcPr>
          <w:p w14:paraId="384EC052" w14:textId="10505C4C" w:rsidR="009023B5" w:rsidRDefault="009756D1" w:rsidP="00951937">
            <w:r>
              <w:t>Lincoln</w:t>
            </w:r>
            <w:r w:rsidR="00D17207">
              <w:t xml:space="preserve"> Second runner up. </w:t>
            </w:r>
            <w:r w:rsidR="00D17207">
              <w:t xml:space="preserve">high likelihood of undiagnosed mental health condition (Weeks of melancholy reported in his journals) </w:t>
            </w:r>
            <w:proofErr w:type="gramStart"/>
            <w:r w:rsidR="00D17207">
              <w:t>mean</w:t>
            </w:r>
            <w:proofErr w:type="gramEnd"/>
            <w:r w:rsidR="00D17207">
              <w:t xml:space="preserve"> by round 3 the psychological turmoil may be impacting President Lincoln.</w:t>
            </w:r>
          </w:p>
        </w:tc>
        <w:tc>
          <w:tcPr>
            <w:tcW w:w="517" w:type="pct"/>
          </w:tcPr>
          <w:p w14:paraId="4034D757" w14:textId="77777777" w:rsidR="009023B5" w:rsidRDefault="009023B5" w:rsidP="00951937"/>
        </w:tc>
        <w:tc>
          <w:tcPr>
            <w:tcW w:w="620" w:type="pct"/>
          </w:tcPr>
          <w:p w14:paraId="4635FE5F" w14:textId="77777777" w:rsidR="009023B5" w:rsidRDefault="009023B5" w:rsidP="00951937"/>
        </w:tc>
      </w:tr>
      <w:tr w:rsidR="009023B5" w14:paraId="62440AFC" w14:textId="77777777" w:rsidTr="00E50E4A">
        <w:trPr>
          <w:trHeight w:val="288"/>
        </w:trPr>
        <w:tc>
          <w:tcPr>
            <w:tcW w:w="1251" w:type="pct"/>
            <w:shd w:val="clear" w:color="auto" w:fill="F2F2F2" w:themeFill="background1" w:themeFillShade="F2"/>
          </w:tcPr>
          <w:p w14:paraId="75DB147D" w14:textId="479F1920" w:rsidR="009023B5" w:rsidRDefault="00920DC8" w:rsidP="00951937">
            <w:r>
              <w:t>Total Score Round 4</w:t>
            </w:r>
          </w:p>
        </w:tc>
        <w:tc>
          <w:tcPr>
            <w:tcW w:w="2612" w:type="pct"/>
            <w:shd w:val="clear" w:color="auto" w:fill="F2F2F2" w:themeFill="background1" w:themeFillShade="F2"/>
          </w:tcPr>
          <w:p w14:paraId="70ADF39F" w14:textId="77777777" w:rsidR="009023B5" w:rsidRDefault="00B852B5" w:rsidP="00B852B5">
            <w:pPr>
              <w:tabs>
                <w:tab w:val="left" w:pos="1820"/>
              </w:tabs>
            </w:pPr>
            <w:r>
              <w:t>Calculate scores</w:t>
            </w:r>
          </w:p>
        </w:tc>
        <w:tc>
          <w:tcPr>
            <w:tcW w:w="517" w:type="pct"/>
            <w:shd w:val="clear" w:color="auto" w:fill="F2F2F2" w:themeFill="background1" w:themeFillShade="F2"/>
          </w:tcPr>
          <w:p w14:paraId="5C681079" w14:textId="77777777" w:rsidR="009023B5" w:rsidRDefault="009023B5" w:rsidP="00951937"/>
        </w:tc>
        <w:tc>
          <w:tcPr>
            <w:tcW w:w="620" w:type="pct"/>
            <w:shd w:val="clear" w:color="auto" w:fill="F2F2F2" w:themeFill="background1" w:themeFillShade="F2"/>
          </w:tcPr>
          <w:p w14:paraId="1F4CD996" w14:textId="77777777" w:rsidR="009023B5" w:rsidRDefault="009023B5" w:rsidP="00951937"/>
        </w:tc>
      </w:tr>
    </w:tbl>
    <w:p w14:paraId="676647ED" w14:textId="77777777" w:rsidR="0007250A" w:rsidRDefault="0007250A" w:rsidP="00ED77B8">
      <w:pPr>
        <w:spacing w:after="0" w:line="240" w:lineRule="auto"/>
      </w:pPr>
    </w:p>
    <w:p w14:paraId="59E23BE4" w14:textId="77777777" w:rsidR="009A5029" w:rsidRDefault="009A5029" w:rsidP="009A5029">
      <w:pPr>
        <w:spacing w:after="0" w:line="240" w:lineRule="auto"/>
        <w:jc w:val="center"/>
        <w:rPr>
          <w:b/>
          <w:u w:val="single"/>
        </w:rPr>
      </w:pPr>
      <w:r w:rsidRPr="009A5029">
        <w:rPr>
          <w:b/>
          <w:u w:val="single"/>
        </w:rPr>
        <w:t>Final Tally Sheet</w:t>
      </w:r>
    </w:p>
    <w:p w14:paraId="57209024" w14:textId="77777777" w:rsidR="009A5029" w:rsidRDefault="009A5029" w:rsidP="009A5029">
      <w:pPr>
        <w:spacing w:after="0" w:line="240" w:lineRule="auto"/>
        <w:jc w:val="center"/>
        <w:rPr>
          <w:b/>
          <w:u w:val="single"/>
        </w:rPr>
      </w:pPr>
    </w:p>
    <w:tbl>
      <w:tblPr>
        <w:tblStyle w:val="TableGrid"/>
        <w:tblW w:w="10795" w:type="dxa"/>
        <w:tblLook w:val="04A0" w:firstRow="1" w:lastRow="0" w:firstColumn="1" w:lastColumn="0" w:noHBand="0" w:noVBand="1"/>
      </w:tblPr>
      <w:tblGrid>
        <w:gridCol w:w="1872"/>
        <w:gridCol w:w="1872"/>
        <w:gridCol w:w="1872"/>
        <w:gridCol w:w="1872"/>
        <w:gridCol w:w="1872"/>
        <w:gridCol w:w="1435"/>
      </w:tblGrid>
      <w:tr w:rsidR="00854F64" w14:paraId="2715DDF5" w14:textId="77777777" w:rsidTr="00E50E4A">
        <w:trPr>
          <w:trHeight w:val="432"/>
        </w:trPr>
        <w:tc>
          <w:tcPr>
            <w:tcW w:w="1872" w:type="dxa"/>
            <w:shd w:val="clear" w:color="auto" w:fill="BFBFBF" w:themeFill="background1" w:themeFillShade="BF"/>
          </w:tcPr>
          <w:p w14:paraId="174687A7" w14:textId="77777777" w:rsidR="009A5029" w:rsidRPr="009A5029" w:rsidRDefault="009A5029" w:rsidP="009A5029">
            <w:pPr>
              <w:jc w:val="center"/>
              <w:rPr>
                <w:b/>
              </w:rPr>
            </w:pPr>
            <w:r w:rsidRPr="009A5029">
              <w:rPr>
                <w:b/>
              </w:rPr>
              <w:t>Round/Group</w:t>
            </w:r>
          </w:p>
        </w:tc>
        <w:tc>
          <w:tcPr>
            <w:tcW w:w="1872" w:type="dxa"/>
            <w:shd w:val="clear" w:color="auto" w:fill="BFBFBF" w:themeFill="background1" w:themeFillShade="BF"/>
          </w:tcPr>
          <w:p w14:paraId="07CECB97" w14:textId="77777777" w:rsidR="009A5029" w:rsidRPr="009A5029" w:rsidRDefault="009A5029" w:rsidP="009A5029">
            <w:pPr>
              <w:jc w:val="center"/>
              <w:rPr>
                <w:b/>
              </w:rPr>
            </w:pPr>
            <w:r w:rsidRPr="009A5029">
              <w:rPr>
                <w:b/>
              </w:rPr>
              <w:t>Points Round 1</w:t>
            </w:r>
          </w:p>
        </w:tc>
        <w:tc>
          <w:tcPr>
            <w:tcW w:w="1872" w:type="dxa"/>
            <w:shd w:val="clear" w:color="auto" w:fill="BFBFBF" w:themeFill="background1" w:themeFillShade="BF"/>
          </w:tcPr>
          <w:p w14:paraId="236522FE" w14:textId="77777777" w:rsidR="009A5029" w:rsidRPr="009A5029" w:rsidRDefault="009A5029" w:rsidP="009A5029">
            <w:pPr>
              <w:jc w:val="center"/>
              <w:rPr>
                <w:b/>
              </w:rPr>
            </w:pPr>
            <w:r>
              <w:rPr>
                <w:b/>
              </w:rPr>
              <w:t>Points Round 2</w:t>
            </w:r>
          </w:p>
        </w:tc>
        <w:tc>
          <w:tcPr>
            <w:tcW w:w="1872" w:type="dxa"/>
            <w:shd w:val="clear" w:color="auto" w:fill="BFBFBF" w:themeFill="background1" w:themeFillShade="BF"/>
          </w:tcPr>
          <w:p w14:paraId="79FC3A85" w14:textId="77777777" w:rsidR="009A5029" w:rsidRPr="009A5029" w:rsidRDefault="009A5029" w:rsidP="009A5029">
            <w:pPr>
              <w:jc w:val="center"/>
              <w:rPr>
                <w:b/>
              </w:rPr>
            </w:pPr>
            <w:r w:rsidRPr="009A5029">
              <w:rPr>
                <w:b/>
              </w:rPr>
              <w:t xml:space="preserve">Points Round </w:t>
            </w:r>
            <w:r>
              <w:rPr>
                <w:b/>
              </w:rPr>
              <w:t>3</w:t>
            </w:r>
          </w:p>
        </w:tc>
        <w:tc>
          <w:tcPr>
            <w:tcW w:w="1872" w:type="dxa"/>
            <w:shd w:val="clear" w:color="auto" w:fill="BFBFBF" w:themeFill="background1" w:themeFillShade="BF"/>
          </w:tcPr>
          <w:p w14:paraId="5C5DEEC2" w14:textId="77777777" w:rsidR="009A5029" w:rsidRPr="009A5029" w:rsidRDefault="009A5029" w:rsidP="009A5029">
            <w:pPr>
              <w:jc w:val="center"/>
              <w:rPr>
                <w:b/>
              </w:rPr>
            </w:pPr>
            <w:r w:rsidRPr="009A5029">
              <w:rPr>
                <w:b/>
              </w:rPr>
              <w:t xml:space="preserve">Points Round </w:t>
            </w:r>
            <w:r>
              <w:rPr>
                <w:b/>
              </w:rPr>
              <w:t>4</w:t>
            </w:r>
          </w:p>
        </w:tc>
        <w:tc>
          <w:tcPr>
            <w:tcW w:w="1435" w:type="dxa"/>
            <w:shd w:val="clear" w:color="auto" w:fill="BFBFBF" w:themeFill="background1" w:themeFillShade="BF"/>
          </w:tcPr>
          <w:p w14:paraId="1A9D7ECA" w14:textId="77777777" w:rsidR="009A5029" w:rsidRPr="009A5029" w:rsidRDefault="009A5029" w:rsidP="009A5029">
            <w:pPr>
              <w:jc w:val="center"/>
              <w:rPr>
                <w:b/>
              </w:rPr>
            </w:pPr>
            <w:r w:rsidRPr="009A5029">
              <w:rPr>
                <w:b/>
              </w:rPr>
              <w:t>Total</w:t>
            </w:r>
          </w:p>
        </w:tc>
      </w:tr>
      <w:tr w:rsidR="00854F64" w14:paraId="1D0AEC7D" w14:textId="77777777" w:rsidTr="00E50E4A">
        <w:trPr>
          <w:trHeight w:val="432"/>
        </w:trPr>
        <w:tc>
          <w:tcPr>
            <w:tcW w:w="1872" w:type="dxa"/>
          </w:tcPr>
          <w:p w14:paraId="0CF0B9ED" w14:textId="77777777" w:rsidR="009A5029" w:rsidRPr="009A5029" w:rsidRDefault="009A5029" w:rsidP="009A5029">
            <w:pPr>
              <w:jc w:val="center"/>
              <w:rPr>
                <w:b/>
              </w:rPr>
            </w:pPr>
            <w:r w:rsidRPr="009A5029">
              <w:rPr>
                <w:b/>
              </w:rPr>
              <w:t>12</w:t>
            </w:r>
          </w:p>
        </w:tc>
        <w:tc>
          <w:tcPr>
            <w:tcW w:w="1872" w:type="dxa"/>
          </w:tcPr>
          <w:p w14:paraId="0A197C3D" w14:textId="77777777" w:rsidR="009A5029" w:rsidRDefault="009A5029" w:rsidP="009A5029">
            <w:pPr>
              <w:jc w:val="center"/>
              <w:rPr>
                <w:b/>
                <w:u w:val="single"/>
              </w:rPr>
            </w:pPr>
          </w:p>
        </w:tc>
        <w:tc>
          <w:tcPr>
            <w:tcW w:w="1872" w:type="dxa"/>
          </w:tcPr>
          <w:p w14:paraId="0EBFDA0C" w14:textId="77777777" w:rsidR="009A5029" w:rsidRDefault="009A5029" w:rsidP="009A5029">
            <w:pPr>
              <w:jc w:val="center"/>
              <w:rPr>
                <w:b/>
                <w:u w:val="single"/>
              </w:rPr>
            </w:pPr>
          </w:p>
        </w:tc>
        <w:tc>
          <w:tcPr>
            <w:tcW w:w="1872" w:type="dxa"/>
          </w:tcPr>
          <w:p w14:paraId="711CC670" w14:textId="77777777" w:rsidR="009A5029" w:rsidRDefault="009A5029" w:rsidP="009A5029">
            <w:pPr>
              <w:jc w:val="center"/>
              <w:rPr>
                <w:b/>
                <w:u w:val="single"/>
              </w:rPr>
            </w:pPr>
          </w:p>
        </w:tc>
        <w:tc>
          <w:tcPr>
            <w:tcW w:w="1872" w:type="dxa"/>
          </w:tcPr>
          <w:p w14:paraId="77F5ACD9" w14:textId="77777777" w:rsidR="009A5029" w:rsidRDefault="009A5029" w:rsidP="009A5029">
            <w:pPr>
              <w:jc w:val="center"/>
              <w:rPr>
                <w:b/>
                <w:u w:val="single"/>
              </w:rPr>
            </w:pPr>
          </w:p>
        </w:tc>
        <w:tc>
          <w:tcPr>
            <w:tcW w:w="1435" w:type="dxa"/>
          </w:tcPr>
          <w:p w14:paraId="26F4EBE8" w14:textId="77777777" w:rsidR="009A5029" w:rsidRDefault="009A5029" w:rsidP="009A5029">
            <w:pPr>
              <w:jc w:val="center"/>
              <w:rPr>
                <w:b/>
                <w:u w:val="single"/>
              </w:rPr>
            </w:pPr>
          </w:p>
        </w:tc>
      </w:tr>
      <w:tr w:rsidR="00854F64" w14:paraId="0EDB8D19" w14:textId="77777777" w:rsidTr="00E50E4A">
        <w:trPr>
          <w:trHeight w:val="432"/>
        </w:trPr>
        <w:tc>
          <w:tcPr>
            <w:tcW w:w="1872" w:type="dxa"/>
          </w:tcPr>
          <w:p w14:paraId="471F3CA5" w14:textId="77777777" w:rsidR="009A5029" w:rsidRPr="009A5029" w:rsidRDefault="009A5029" w:rsidP="009A5029">
            <w:pPr>
              <w:jc w:val="center"/>
              <w:rPr>
                <w:b/>
              </w:rPr>
            </w:pPr>
            <w:r w:rsidRPr="009A5029">
              <w:rPr>
                <w:b/>
              </w:rPr>
              <w:t>34</w:t>
            </w:r>
          </w:p>
        </w:tc>
        <w:tc>
          <w:tcPr>
            <w:tcW w:w="1872" w:type="dxa"/>
          </w:tcPr>
          <w:p w14:paraId="1466597D" w14:textId="77777777" w:rsidR="009A5029" w:rsidRDefault="009A5029" w:rsidP="009A5029">
            <w:pPr>
              <w:jc w:val="center"/>
              <w:rPr>
                <w:b/>
                <w:u w:val="single"/>
              </w:rPr>
            </w:pPr>
          </w:p>
        </w:tc>
        <w:tc>
          <w:tcPr>
            <w:tcW w:w="1872" w:type="dxa"/>
          </w:tcPr>
          <w:p w14:paraId="3583D831" w14:textId="77777777" w:rsidR="009A5029" w:rsidRDefault="009A5029" w:rsidP="009A5029">
            <w:pPr>
              <w:jc w:val="center"/>
              <w:rPr>
                <w:b/>
                <w:u w:val="single"/>
              </w:rPr>
            </w:pPr>
          </w:p>
        </w:tc>
        <w:tc>
          <w:tcPr>
            <w:tcW w:w="1872" w:type="dxa"/>
          </w:tcPr>
          <w:p w14:paraId="1E09AA17" w14:textId="77777777" w:rsidR="009A5029" w:rsidRDefault="009A5029" w:rsidP="009A5029">
            <w:pPr>
              <w:jc w:val="center"/>
              <w:rPr>
                <w:b/>
                <w:u w:val="single"/>
              </w:rPr>
            </w:pPr>
          </w:p>
        </w:tc>
        <w:tc>
          <w:tcPr>
            <w:tcW w:w="1872" w:type="dxa"/>
          </w:tcPr>
          <w:p w14:paraId="73CF0979" w14:textId="77777777" w:rsidR="009A5029" w:rsidRDefault="009A5029" w:rsidP="009A5029">
            <w:pPr>
              <w:jc w:val="center"/>
              <w:rPr>
                <w:b/>
                <w:u w:val="single"/>
              </w:rPr>
            </w:pPr>
          </w:p>
        </w:tc>
        <w:tc>
          <w:tcPr>
            <w:tcW w:w="1435" w:type="dxa"/>
          </w:tcPr>
          <w:p w14:paraId="68AB4DFB" w14:textId="77777777" w:rsidR="009A5029" w:rsidRDefault="009A5029" w:rsidP="009A5029">
            <w:pPr>
              <w:jc w:val="center"/>
              <w:rPr>
                <w:b/>
                <w:u w:val="single"/>
              </w:rPr>
            </w:pPr>
          </w:p>
        </w:tc>
      </w:tr>
      <w:tr w:rsidR="00854F64" w14:paraId="06444E11" w14:textId="77777777" w:rsidTr="00E50E4A">
        <w:trPr>
          <w:trHeight w:val="432"/>
        </w:trPr>
        <w:tc>
          <w:tcPr>
            <w:tcW w:w="1872" w:type="dxa"/>
          </w:tcPr>
          <w:p w14:paraId="17C0B5AD" w14:textId="77777777" w:rsidR="009A5029" w:rsidRPr="009A5029" w:rsidRDefault="009A5029" w:rsidP="009A5029">
            <w:pPr>
              <w:jc w:val="center"/>
              <w:rPr>
                <w:b/>
              </w:rPr>
            </w:pPr>
            <w:r w:rsidRPr="009A5029">
              <w:rPr>
                <w:b/>
              </w:rPr>
              <w:t>56</w:t>
            </w:r>
          </w:p>
        </w:tc>
        <w:tc>
          <w:tcPr>
            <w:tcW w:w="1872" w:type="dxa"/>
          </w:tcPr>
          <w:p w14:paraId="57066D29" w14:textId="77777777" w:rsidR="009A5029" w:rsidRDefault="009A5029" w:rsidP="009A5029">
            <w:pPr>
              <w:jc w:val="center"/>
              <w:rPr>
                <w:b/>
                <w:u w:val="single"/>
              </w:rPr>
            </w:pPr>
          </w:p>
        </w:tc>
        <w:tc>
          <w:tcPr>
            <w:tcW w:w="1872" w:type="dxa"/>
          </w:tcPr>
          <w:p w14:paraId="2C96AA64" w14:textId="77777777" w:rsidR="009A5029" w:rsidRDefault="009A5029" w:rsidP="009A5029">
            <w:pPr>
              <w:jc w:val="center"/>
              <w:rPr>
                <w:b/>
                <w:u w:val="single"/>
              </w:rPr>
            </w:pPr>
          </w:p>
        </w:tc>
        <w:tc>
          <w:tcPr>
            <w:tcW w:w="1872" w:type="dxa"/>
          </w:tcPr>
          <w:p w14:paraId="2B1398C5" w14:textId="77777777" w:rsidR="009A5029" w:rsidRDefault="009A5029" w:rsidP="009A5029">
            <w:pPr>
              <w:jc w:val="center"/>
              <w:rPr>
                <w:b/>
                <w:u w:val="single"/>
              </w:rPr>
            </w:pPr>
          </w:p>
        </w:tc>
        <w:tc>
          <w:tcPr>
            <w:tcW w:w="1872" w:type="dxa"/>
          </w:tcPr>
          <w:p w14:paraId="29D87A43" w14:textId="77777777" w:rsidR="009A5029" w:rsidRDefault="009A5029" w:rsidP="009A5029">
            <w:pPr>
              <w:jc w:val="center"/>
              <w:rPr>
                <w:b/>
                <w:u w:val="single"/>
              </w:rPr>
            </w:pPr>
          </w:p>
        </w:tc>
        <w:tc>
          <w:tcPr>
            <w:tcW w:w="1435" w:type="dxa"/>
          </w:tcPr>
          <w:p w14:paraId="70D714C2" w14:textId="77777777" w:rsidR="009A5029" w:rsidRDefault="009A5029" w:rsidP="009A5029">
            <w:pPr>
              <w:jc w:val="center"/>
              <w:rPr>
                <w:b/>
                <w:u w:val="single"/>
              </w:rPr>
            </w:pPr>
          </w:p>
        </w:tc>
      </w:tr>
    </w:tbl>
    <w:p w14:paraId="057391C2" w14:textId="77777777" w:rsidR="009A5029" w:rsidRPr="009A5029" w:rsidRDefault="009A5029" w:rsidP="009A5029">
      <w:pPr>
        <w:spacing w:after="0" w:line="240" w:lineRule="auto"/>
        <w:jc w:val="center"/>
        <w:rPr>
          <w:b/>
          <w:u w:val="single"/>
        </w:rPr>
      </w:pPr>
    </w:p>
    <w:sectPr w:rsidR="009A5029" w:rsidRPr="009A5029" w:rsidSect="00E50E4A">
      <w:footerReference w:type="default" r:id="rId8"/>
      <w:pgSz w:w="12240" w:h="15840"/>
      <w:pgMar w:top="720" w:right="720" w:bottom="720" w:left="72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688ED" w14:textId="77777777" w:rsidR="00504355" w:rsidRDefault="00504355" w:rsidP="00914DD7">
      <w:pPr>
        <w:spacing w:after="0" w:line="240" w:lineRule="auto"/>
      </w:pPr>
      <w:r>
        <w:separator/>
      </w:r>
    </w:p>
  </w:endnote>
  <w:endnote w:type="continuationSeparator" w:id="0">
    <w:p w14:paraId="6673E095" w14:textId="77777777" w:rsidR="00504355" w:rsidRDefault="00504355" w:rsidP="00914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552776"/>
      <w:docPartObj>
        <w:docPartGallery w:val="Page Numbers (Bottom of Page)"/>
        <w:docPartUnique/>
      </w:docPartObj>
    </w:sdtPr>
    <w:sdtEndPr>
      <w:rPr>
        <w:noProof/>
      </w:rPr>
    </w:sdtEndPr>
    <w:sdtContent>
      <w:p w14:paraId="10CF66A6" w14:textId="3100B04F" w:rsidR="00B84FCD" w:rsidRDefault="00B84FCD">
        <w:pPr>
          <w:pStyle w:val="Footer"/>
          <w:jc w:val="center"/>
        </w:pPr>
        <w:r>
          <w:fldChar w:fldCharType="begin"/>
        </w:r>
        <w:r>
          <w:instrText xml:space="preserve"> PAGE   \* MERGEFORMAT </w:instrText>
        </w:r>
        <w:r>
          <w:fldChar w:fldCharType="separate"/>
        </w:r>
        <w:r w:rsidR="00920DC8">
          <w:rPr>
            <w:noProof/>
          </w:rPr>
          <w:t>1</w:t>
        </w:r>
        <w:r>
          <w:rPr>
            <w:noProof/>
          </w:rPr>
          <w:fldChar w:fldCharType="end"/>
        </w:r>
      </w:p>
    </w:sdtContent>
  </w:sdt>
  <w:p w14:paraId="7FA19F87" w14:textId="77777777" w:rsidR="00B84FCD" w:rsidRDefault="00B84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ADBB1" w14:textId="77777777" w:rsidR="00504355" w:rsidRDefault="00504355" w:rsidP="00914DD7">
      <w:pPr>
        <w:spacing w:after="0" w:line="240" w:lineRule="auto"/>
      </w:pPr>
      <w:r>
        <w:separator/>
      </w:r>
    </w:p>
  </w:footnote>
  <w:footnote w:type="continuationSeparator" w:id="0">
    <w:p w14:paraId="054C08B8" w14:textId="77777777" w:rsidR="00504355" w:rsidRDefault="00504355" w:rsidP="00914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86626"/>
    <w:multiLevelType w:val="hybridMultilevel"/>
    <w:tmpl w:val="7F80B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C1C19"/>
    <w:multiLevelType w:val="hybridMultilevel"/>
    <w:tmpl w:val="D9EE2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AB0ACD"/>
    <w:multiLevelType w:val="hybridMultilevel"/>
    <w:tmpl w:val="E3BAD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860DDA"/>
    <w:multiLevelType w:val="hybridMultilevel"/>
    <w:tmpl w:val="3504558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0553D"/>
    <w:multiLevelType w:val="hybridMultilevel"/>
    <w:tmpl w:val="7930B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655D8E"/>
    <w:multiLevelType w:val="hybridMultilevel"/>
    <w:tmpl w:val="C84C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p, Robert CIV USARMY CAC (USA)">
    <w15:presenceInfo w15:providerId="AD" w15:userId="S-1-5-21-3676333592-1006736145-1283606961-160006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ED"/>
    <w:rsid w:val="000176F1"/>
    <w:rsid w:val="00020B9A"/>
    <w:rsid w:val="000342AE"/>
    <w:rsid w:val="00050165"/>
    <w:rsid w:val="0006300F"/>
    <w:rsid w:val="0007250A"/>
    <w:rsid w:val="00087600"/>
    <w:rsid w:val="000C2A83"/>
    <w:rsid w:val="000C3621"/>
    <w:rsid w:val="000C3EC1"/>
    <w:rsid w:val="000F4A6D"/>
    <w:rsid w:val="000F4FDE"/>
    <w:rsid w:val="00101ADC"/>
    <w:rsid w:val="00107D21"/>
    <w:rsid w:val="00114C51"/>
    <w:rsid w:val="00120599"/>
    <w:rsid w:val="00125C61"/>
    <w:rsid w:val="00136F81"/>
    <w:rsid w:val="00141AC2"/>
    <w:rsid w:val="00157A61"/>
    <w:rsid w:val="00166BDC"/>
    <w:rsid w:val="0017350A"/>
    <w:rsid w:val="0018322A"/>
    <w:rsid w:val="001A4A5C"/>
    <w:rsid w:val="001B7292"/>
    <w:rsid w:val="001C670A"/>
    <w:rsid w:val="001C6A63"/>
    <w:rsid w:val="001D60CD"/>
    <w:rsid w:val="001E3E3B"/>
    <w:rsid w:val="001F5BDF"/>
    <w:rsid w:val="00220EA7"/>
    <w:rsid w:val="00227294"/>
    <w:rsid w:val="002348FE"/>
    <w:rsid w:val="002354DD"/>
    <w:rsid w:val="0025591F"/>
    <w:rsid w:val="00267CC4"/>
    <w:rsid w:val="00276665"/>
    <w:rsid w:val="00295476"/>
    <w:rsid w:val="002B39DD"/>
    <w:rsid w:val="002B746D"/>
    <w:rsid w:val="002D7D23"/>
    <w:rsid w:val="002E6AD9"/>
    <w:rsid w:val="002F2BA5"/>
    <w:rsid w:val="003253F8"/>
    <w:rsid w:val="0034455E"/>
    <w:rsid w:val="00357200"/>
    <w:rsid w:val="003930A9"/>
    <w:rsid w:val="003A2EF5"/>
    <w:rsid w:val="003A4BA9"/>
    <w:rsid w:val="003C03A9"/>
    <w:rsid w:val="003E69C0"/>
    <w:rsid w:val="003F053E"/>
    <w:rsid w:val="003F2F44"/>
    <w:rsid w:val="00406190"/>
    <w:rsid w:val="004553C4"/>
    <w:rsid w:val="00482F8D"/>
    <w:rsid w:val="004B3CE4"/>
    <w:rsid w:val="00503424"/>
    <w:rsid w:val="00504355"/>
    <w:rsid w:val="0050494B"/>
    <w:rsid w:val="00515CF1"/>
    <w:rsid w:val="005418DB"/>
    <w:rsid w:val="00547E14"/>
    <w:rsid w:val="005570E9"/>
    <w:rsid w:val="0056399F"/>
    <w:rsid w:val="00581EEF"/>
    <w:rsid w:val="005A2D9F"/>
    <w:rsid w:val="00640477"/>
    <w:rsid w:val="00657AE2"/>
    <w:rsid w:val="0066759E"/>
    <w:rsid w:val="00696CBA"/>
    <w:rsid w:val="006B102C"/>
    <w:rsid w:val="006D02FD"/>
    <w:rsid w:val="006E2185"/>
    <w:rsid w:val="0072119A"/>
    <w:rsid w:val="00726E05"/>
    <w:rsid w:val="00743928"/>
    <w:rsid w:val="00745CD1"/>
    <w:rsid w:val="007706EB"/>
    <w:rsid w:val="00774040"/>
    <w:rsid w:val="007B4973"/>
    <w:rsid w:val="007D2519"/>
    <w:rsid w:val="007D2CFD"/>
    <w:rsid w:val="007E32BA"/>
    <w:rsid w:val="00801886"/>
    <w:rsid w:val="008173AA"/>
    <w:rsid w:val="00823111"/>
    <w:rsid w:val="00827E7F"/>
    <w:rsid w:val="00845658"/>
    <w:rsid w:val="00854378"/>
    <w:rsid w:val="00854F64"/>
    <w:rsid w:val="008559EA"/>
    <w:rsid w:val="00856BB4"/>
    <w:rsid w:val="00890713"/>
    <w:rsid w:val="008B6C18"/>
    <w:rsid w:val="008C1127"/>
    <w:rsid w:val="008E0B0C"/>
    <w:rsid w:val="009023B5"/>
    <w:rsid w:val="00907F1F"/>
    <w:rsid w:val="00914DD7"/>
    <w:rsid w:val="00920DC8"/>
    <w:rsid w:val="00932AD2"/>
    <w:rsid w:val="00936653"/>
    <w:rsid w:val="00937BA3"/>
    <w:rsid w:val="00946718"/>
    <w:rsid w:val="009504F1"/>
    <w:rsid w:val="00974900"/>
    <w:rsid w:val="009756D1"/>
    <w:rsid w:val="00990BC1"/>
    <w:rsid w:val="0099660A"/>
    <w:rsid w:val="009A0556"/>
    <w:rsid w:val="009A5029"/>
    <w:rsid w:val="009B1F63"/>
    <w:rsid w:val="009B2F9A"/>
    <w:rsid w:val="009B4742"/>
    <w:rsid w:val="009D2B85"/>
    <w:rsid w:val="009E0247"/>
    <w:rsid w:val="009E239C"/>
    <w:rsid w:val="009F3091"/>
    <w:rsid w:val="009F31BB"/>
    <w:rsid w:val="00A103D4"/>
    <w:rsid w:val="00A1392F"/>
    <w:rsid w:val="00A179B9"/>
    <w:rsid w:val="00A26012"/>
    <w:rsid w:val="00A47026"/>
    <w:rsid w:val="00A64201"/>
    <w:rsid w:val="00A704CD"/>
    <w:rsid w:val="00A80DC1"/>
    <w:rsid w:val="00A868F4"/>
    <w:rsid w:val="00AD2C75"/>
    <w:rsid w:val="00AF2FA9"/>
    <w:rsid w:val="00B04DA3"/>
    <w:rsid w:val="00B1330F"/>
    <w:rsid w:val="00B2780E"/>
    <w:rsid w:val="00B3516B"/>
    <w:rsid w:val="00B53E2E"/>
    <w:rsid w:val="00B55C5A"/>
    <w:rsid w:val="00B62644"/>
    <w:rsid w:val="00B83121"/>
    <w:rsid w:val="00B84FCD"/>
    <w:rsid w:val="00B852B5"/>
    <w:rsid w:val="00BA2529"/>
    <w:rsid w:val="00BA4E05"/>
    <w:rsid w:val="00BC1260"/>
    <w:rsid w:val="00BD5985"/>
    <w:rsid w:val="00C12C2A"/>
    <w:rsid w:val="00C16524"/>
    <w:rsid w:val="00C31DE6"/>
    <w:rsid w:val="00C456B2"/>
    <w:rsid w:val="00C63A9E"/>
    <w:rsid w:val="00C83839"/>
    <w:rsid w:val="00C90BD2"/>
    <w:rsid w:val="00CC389F"/>
    <w:rsid w:val="00CD1E2F"/>
    <w:rsid w:val="00D17207"/>
    <w:rsid w:val="00D21F79"/>
    <w:rsid w:val="00D33C1B"/>
    <w:rsid w:val="00D3740C"/>
    <w:rsid w:val="00D43375"/>
    <w:rsid w:val="00D43438"/>
    <w:rsid w:val="00D44525"/>
    <w:rsid w:val="00D522C7"/>
    <w:rsid w:val="00D57D10"/>
    <w:rsid w:val="00D77CC6"/>
    <w:rsid w:val="00DC27CB"/>
    <w:rsid w:val="00DE632F"/>
    <w:rsid w:val="00E219ED"/>
    <w:rsid w:val="00E50E4A"/>
    <w:rsid w:val="00E664BC"/>
    <w:rsid w:val="00E7064E"/>
    <w:rsid w:val="00E96B41"/>
    <w:rsid w:val="00EA3E5D"/>
    <w:rsid w:val="00EA6CBE"/>
    <w:rsid w:val="00ED77B8"/>
    <w:rsid w:val="00EE6971"/>
    <w:rsid w:val="00EF0041"/>
    <w:rsid w:val="00F35749"/>
    <w:rsid w:val="00F526AB"/>
    <w:rsid w:val="00F55C82"/>
    <w:rsid w:val="00F627E3"/>
    <w:rsid w:val="00F65ED0"/>
    <w:rsid w:val="00FA4728"/>
    <w:rsid w:val="00FC5438"/>
    <w:rsid w:val="00FE6DCD"/>
    <w:rsid w:val="00FF5A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8A7DC7"/>
  <w15:docId w15:val="{1BD1121F-D0CF-4614-9953-9E204361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3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19ED"/>
    <w:rPr>
      <w:b/>
      <w:bCs/>
    </w:rPr>
  </w:style>
  <w:style w:type="paragraph" w:styleId="NormalWeb">
    <w:name w:val="Normal (Web)"/>
    <w:basedOn w:val="Normal"/>
    <w:uiPriority w:val="99"/>
    <w:unhideWhenUsed/>
    <w:rsid w:val="00E219ED"/>
    <w:pPr>
      <w:spacing w:before="100" w:beforeAutospacing="1" w:after="24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14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DD7"/>
  </w:style>
  <w:style w:type="paragraph" w:styleId="Footer">
    <w:name w:val="footer"/>
    <w:basedOn w:val="Normal"/>
    <w:link w:val="FooterChar"/>
    <w:uiPriority w:val="99"/>
    <w:unhideWhenUsed/>
    <w:rsid w:val="00914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DD7"/>
  </w:style>
  <w:style w:type="paragraph" w:styleId="BalloonText">
    <w:name w:val="Balloon Text"/>
    <w:basedOn w:val="Normal"/>
    <w:link w:val="BalloonTextChar"/>
    <w:uiPriority w:val="99"/>
    <w:semiHidden/>
    <w:unhideWhenUsed/>
    <w:rsid w:val="00914D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4DD7"/>
    <w:rPr>
      <w:rFonts w:ascii="Segoe UI" w:hAnsi="Segoe UI" w:cs="Segoe UI"/>
      <w:sz w:val="18"/>
      <w:szCs w:val="18"/>
    </w:rPr>
  </w:style>
  <w:style w:type="table" w:styleId="TableGrid">
    <w:name w:val="Table Grid"/>
    <w:basedOn w:val="TableNormal"/>
    <w:uiPriority w:val="39"/>
    <w:rsid w:val="005A2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6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646651">
      <w:bodyDiv w:val="1"/>
      <w:marLeft w:val="0"/>
      <w:marRight w:val="0"/>
      <w:marTop w:val="0"/>
      <w:marBottom w:val="0"/>
      <w:divBdr>
        <w:top w:val="none" w:sz="0" w:space="0" w:color="auto"/>
        <w:left w:val="none" w:sz="0" w:space="0" w:color="auto"/>
        <w:bottom w:val="none" w:sz="0" w:space="0" w:color="auto"/>
        <w:right w:val="none" w:sz="0" w:space="0" w:color="auto"/>
      </w:divBdr>
    </w:div>
    <w:div w:id="564338710">
      <w:bodyDiv w:val="1"/>
      <w:marLeft w:val="0"/>
      <w:marRight w:val="0"/>
      <w:marTop w:val="0"/>
      <w:marBottom w:val="0"/>
      <w:divBdr>
        <w:top w:val="none" w:sz="0" w:space="0" w:color="auto"/>
        <w:left w:val="none" w:sz="0" w:space="0" w:color="auto"/>
        <w:bottom w:val="none" w:sz="0" w:space="0" w:color="auto"/>
        <w:right w:val="none" w:sz="0" w:space="0" w:color="auto"/>
      </w:divBdr>
      <w:divsChild>
        <w:div w:id="1298611645">
          <w:marLeft w:val="0"/>
          <w:marRight w:val="0"/>
          <w:marTop w:val="0"/>
          <w:marBottom w:val="0"/>
          <w:divBdr>
            <w:top w:val="none" w:sz="0" w:space="0" w:color="auto"/>
            <w:left w:val="none" w:sz="0" w:space="0" w:color="auto"/>
            <w:bottom w:val="none" w:sz="0" w:space="0" w:color="auto"/>
            <w:right w:val="none" w:sz="0" w:space="0" w:color="auto"/>
          </w:divBdr>
          <w:divsChild>
            <w:div w:id="227304620">
              <w:marLeft w:val="0"/>
              <w:marRight w:val="0"/>
              <w:marTop w:val="180"/>
              <w:marBottom w:val="0"/>
              <w:divBdr>
                <w:top w:val="none" w:sz="0" w:space="0" w:color="auto"/>
                <w:left w:val="none" w:sz="0" w:space="0" w:color="auto"/>
                <w:bottom w:val="none" w:sz="0" w:space="0" w:color="auto"/>
                <w:right w:val="none" w:sz="0" w:space="0" w:color="auto"/>
              </w:divBdr>
              <w:divsChild>
                <w:div w:id="504243073">
                  <w:marLeft w:val="3330"/>
                  <w:marRight w:val="180"/>
                  <w:marTop w:val="0"/>
                  <w:marBottom w:val="0"/>
                  <w:divBdr>
                    <w:top w:val="none" w:sz="0" w:space="0" w:color="auto"/>
                    <w:left w:val="none" w:sz="0" w:space="0" w:color="auto"/>
                    <w:bottom w:val="none" w:sz="0" w:space="0" w:color="auto"/>
                    <w:right w:val="none" w:sz="0" w:space="0" w:color="auto"/>
                  </w:divBdr>
                  <w:divsChild>
                    <w:div w:id="1358849295">
                      <w:marLeft w:val="0"/>
                      <w:marRight w:val="0"/>
                      <w:marTop w:val="0"/>
                      <w:marBottom w:val="0"/>
                      <w:divBdr>
                        <w:top w:val="none" w:sz="0" w:space="0" w:color="auto"/>
                        <w:left w:val="none" w:sz="0" w:space="0" w:color="auto"/>
                        <w:bottom w:val="none" w:sz="0" w:space="0" w:color="auto"/>
                        <w:right w:val="none" w:sz="0" w:space="0" w:color="auto"/>
                      </w:divBdr>
                      <w:divsChild>
                        <w:div w:id="1031564838">
                          <w:marLeft w:val="0"/>
                          <w:marRight w:val="0"/>
                          <w:marTop w:val="0"/>
                          <w:marBottom w:val="0"/>
                          <w:divBdr>
                            <w:top w:val="none" w:sz="0" w:space="0" w:color="auto"/>
                            <w:left w:val="none" w:sz="0" w:space="0" w:color="auto"/>
                            <w:bottom w:val="none" w:sz="0" w:space="0" w:color="auto"/>
                            <w:right w:val="none" w:sz="0" w:space="0" w:color="auto"/>
                          </w:divBdr>
                          <w:divsChild>
                            <w:div w:id="558175128">
                              <w:marLeft w:val="0"/>
                              <w:marRight w:val="0"/>
                              <w:marTop w:val="0"/>
                              <w:marBottom w:val="0"/>
                              <w:divBdr>
                                <w:top w:val="single" w:sz="6" w:space="0" w:color="AAAAAA"/>
                                <w:left w:val="single" w:sz="6" w:space="0" w:color="AAAAAA"/>
                                <w:bottom w:val="single" w:sz="6" w:space="0" w:color="AAAAAA"/>
                                <w:right w:val="single" w:sz="6" w:space="0" w:color="AAAAAA"/>
                              </w:divBdr>
                              <w:divsChild>
                                <w:div w:id="1436054370">
                                  <w:marLeft w:val="0"/>
                                  <w:marRight w:val="0"/>
                                  <w:marTop w:val="0"/>
                                  <w:marBottom w:val="0"/>
                                  <w:divBdr>
                                    <w:top w:val="none" w:sz="0" w:space="0" w:color="auto"/>
                                    <w:left w:val="none" w:sz="0" w:space="0" w:color="auto"/>
                                    <w:bottom w:val="none" w:sz="0" w:space="0" w:color="auto"/>
                                    <w:right w:val="none" w:sz="0" w:space="0" w:color="auto"/>
                                  </w:divBdr>
                                  <w:divsChild>
                                    <w:div w:id="1955287208">
                                      <w:marLeft w:val="0"/>
                                      <w:marRight w:val="0"/>
                                      <w:marTop w:val="0"/>
                                      <w:marBottom w:val="0"/>
                                      <w:divBdr>
                                        <w:top w:val="none" w:sz="0" w:space="0" w:color="auto"/>
                                        <w:left w:val="none" w:sz="0" w:space="0" w:color="auto"/>
                                        <w:bottom w:val="none" w:sz="0" w:space="0" w:color="auto"/>
                                        <w:right w:val="none" w:sz="0" w:space="0" w:color="auto"/>
                                      </w:divBdr>
                                      <w:divsChild>
                                        <w:div w:id="1024940818">
                                          <w:marLeft w:val="0"/>
                                          <w:marRight w:val="0"/>
                                          <w:marTop w:val="0"/>
                                          <w:marBottom w:val="0"/>
                                          <w:divBdr>
                                            <w:top w:val="none" w:sz="0" w:space="0" w:color="auto"/>
                                            <w:left w:val="none" w:sz="0" w:space="0" w:color="auto"/>
                                            <w:bottom w:val="none" w:sz="0" w:space="0" w:color="auto"/>
                                            <w:right w:val="none" w:sz="0" w:space="0" w:color="auto"/>
                                          </w:divBdr>
                                          <w:divsChild>
                                            <w:div w:id="1086267919">
                                              <w:marLeft w:val="0"/>
                                              <w:marRight w:val="0"/>
                                              <w:marTop w:val="0"/>
                                              <w:marBottom w:val="180"/>
                                              <w:divBdr>
                                                <w:top w:val="single" w:sz="6" w:space="0" w:color="CCCCCC"/>
                                                <w:left w:val="single" w:sz="6" w:space="0" w:color="CCCCCC"/>
                                                <w:bottom w:val="single" w:sz="6" w:space="0" w:color="CCCCCC"/>
                                                <w:right w:val="single" w:sz="6" w:space="0" w:color="CCCCCC"/>
                                              </w:divBdr>
                                              <w:divsChild>
                                                <w:div w:id="707342027">
                                                  <w:marLeft w:val="0"/>
                                                  <w:marRight w:val="0"/>
                                                  <w:marTop w:val="0"/>
                                                  <w:marBottom w:val="0"/>
                                                  <w:divBdr>
                                                    <w:top w:val="single" w:sz="6" w:space="12" w:color="CCCCCC"/>
                                                    <w:left w:val="single" w:sz="6" w:space="0" w:color="CCCCCC"/>
                                                    <w:bottom w:val="single" w:sz="6" w:space="12" w:color="CCCCCC"/>
                                                    <w:right w:val="single" w:sz="2" w:space="14" w:color="CCCCCC"/>
                                                  </w:divBdr>
                                                  <w:divsChild>
                                                    <w:div w:id="1519387582">
                                                      <w:marLeft w:val="0"/>
                                                      <w:marRight w:val="0"/>
                                                      <w:marTop w:val="0"/>
                                                      <w:marBottom w:val="0"/>
                                                      <w:divBdr>
                                                        <w:top w:val="none" w:sz="0" w:space="0" w:color="auto"/>
                                                        <w:left w:val="none" w:sz="0" w:space="0" w:color="auto"/>
                                                        <w:bottom w:val="none" w:sz="0" w:space="0" w:color="auto"/>
                                                        <w:right w:val="none" w:sz="0" w:space="0" w:color="auto"/>
                                                      </w:divBdr>
                                                      <w:divsChild>
                                                        <w:div w:id="1749231858">
                                                          <w:marLeft w:val="1800"/>
                                                          <w:marRight w:val="0"/>
                                                          <w:marTop w:val="0"/>
                                                          <w:marBottom w:val="0"/>
                                                          <w:divBdr>
                                                            <w:top w:val="none" w:sz="0" w:space="0" w:color="auto"/>
                                                            <w:left w:val="none" w:sz="0" w:space="0" w:color="auto"/>
                                                            <w:bottom w:val="none" w:sz="0" w:space="0" w:color="auto"/>
                                                            <w:right w:val="none" w:sz="0" w:space="0" w:color="auto"/>
                                                          </w:divBdr>
                                                          <w:divsChild>
                                                            <w:div w:id="1772048072">
                                                              <w:marLeft w:val="0"/>
                                                              <w:marRight w:val="0"/>
                                                              <w:marTop w:val="0"/>
                                                              <w:marBottom w:val="0"/>
                                                              <w:divBdr>
                                                                <w:top w:val="none" w:sz="0" w:space="0" w:color="auto"/>
                                                                <w:left w:val="none" w:sz="0" w:space="0" w:color="auto"/>
                                                                <w:bottom w:val="none" w:sz="0" w:space="0" w:color="auto"/>
                                                                <w:right w:val="none" w:sz="0" w:space="0" w:color="auto"/>
                                                              </w:divBdr>
                                                              <w:divsChild>
                                                                <w:div w:id="1777213225">
                                                                  <w:marLeft w:val="450"/>
                                                                  <w:marRight w:val="450"/>
                                                                  <w:marTop w:val="360"/>
                                                                  <w:marBottom w:val="360"/>
                                                                  <w:divBdr>
                                                                    <w:top w:val="single" w:sz="6" w:space="0" w:color="AAAAAA"/>
                                                                    <w:left w:val="single" w:sz="6" w:space="0" w:color="AAAAAA"/>
                                                                    <w:bottom w:val="single" w:sz="6" w:space="0" w:color="AAAAAA"/>
                                                                    <w:right w:val="single" w:sz="6" w:space="0" w:color="AAAAAA"/>
                                                                  </w:divBdr>
                                                                  <w:divsChild>
                                                                    <w:div w:id="1334531838">
                                                                      <w:marLeft w:val="0"/>
                                                                      <w:marRight w:val="0"/>
                                                                      <w:marTop w:val="0"/>
                                                                      <w:marBottom w:val="0"/>
                                                                      <w:divBdr>
                                                                        <w:top w:val="none" w:sz="0" w:space="0" w:color="auto"/>
                                                                        <w:left w:val="none" w:sz="0" w:space="0" w:color="auto"/>
                                                                        <w:bottom w:val="none" w:sz="0" w:space="0" w:color="auto"/>
                                                                        <w:right w:val="none" w:sz="0" w:space="0" w:color="auto"/>
                                                                      </w:divBdr>
                                                                      <w:divsChild>
                                                                        <w:div w:id="113352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9204709">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6B9ED693-92C0-4E33-AFF7-0C97A6404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 Walter R LTC MIL NG</dc:creator>
  <cp:lastModifiedBy>Jackson Meeker</cp:lastModifiedBy>
  <cp:revision>2</cp:revision>
  <cp:lastPrinted>2018-05-03T13:18:00Z</cp:lastPrinted>
  <dcterms:created xsi:type="dcterms:W3CDTF">2021-11-04T15:33:00Z</dcterms:created>
  <dcterms:modified xsi:type="dcterms:W3CDTF">2021-11-04T15:33:00Z</dcterms:modified>
</cp:coreProperties>
</file>